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1AE6" w14:textId="2EB893CA" w:rsidR="00263AF0" w:rsidRDefault="00263AF0" w:rsidP="00263AF0">
      <w:pPr>
        <w:pStyle w:val="1"/>
        <w:ind w:firstLineChars="0" w:firstLine="0"/>
        <w:rPr>
          <w:ins w:id="0" w:author="MaTian" w:date="2025-07-12T22:37:00Z" w16du:dateUtc="2025-07-12T14:37:00Z"/>
          <w:rFonts w:hint="eastAsia"/>
        </w:rPr>
      </w:pPr>
      <w:r w:rsidRPr="00263AF0">
        <w:rPr>
          <w:rFonts w:hint="eastAsia"/>
        </w:rPr>
        <w:t>基于</w:t>
      </w:r>
      <w:r w:rsidRPr="00FD7595">
        <w:rPr>
          <w:rFonts w:hint="eastAsia"/>
          <w:highlight w:val="yellow"/>
          <w:rPrChange w:id="1" w:author="MaTian" w:date="2025-07-12T22:37:00Z" w16du:dateUtc="2025-07-12T14:37:00Z">
            <w:rPr>
              <w:rFonts w:hint="eastAsia"/>
            </w:rPr>
          </w:rPrChange>
        </w:rPr>
        <w:t>流模型</w:t>
      </w:r>
      <w:r w:rsidRPr="00263AF0">
        <w:rPr>
          <w:rFonts w:hint="eastAsia"/>
        </w:rPr>
        <w:t>特征嵌入的矿井提升机钢丝绳视频缺陷检测方法</w:t>
      </w:r>
    </w:p>
    <w:p w14:paraId="4B0043C8" w14:textId="79B37740" w:rsidR="00FD7595" w:rsidRPr="00624429" w:rsidRDefault="00FD7595">
      <w:pPr>
        <w:ind w:firstLine="440"/>
        <w:rPr>
          <w:rFonts w:hint="eastAsia"/>
          <w:sz w:val="22"/>
          <w:szCs w:val="21"/>
          <w:rPrChange w:id="2" w:author="MaTian" w:date="2025-07-12T22:44:00Z" w16du:dateUtc="2025-07-12T14:44:00Z">
            <w:rPr>
              <w:rFonts w:hint="eastAsia"/>
            </w:rPr>
          </w:rPrChange>
        </w:rPr>
        <w:pPrChange w:id="3" w:author="MaTian" w:date="2025-07-12T22:37:00Z">
          <w:pPr>
            <w:pStyle w:val="1"/>
            <w:ind w:firstLineChars="0" w:firstLine="0"/>
          </w:pPr>
        </w:pPrChange>
      </w:pPr>
      <w:ins w:id="4" w:author="MaTian" w:date="2025-07-12T22:37:00Z" w16du:dateUtc="2025-07-12T14:37:00Z">
        <w:r w:rsidRPr="00624429">
          <w:rPr>
            <w:rFonts w:hint="eastAsia"/>
            <w:sz w:val="22"/>
            <w:szCs w:val="21"/>
            <w:highlight w:val="yellow"/>
            <w:rPrChange w:id="5" w:author="MaTian" w:date="2025-07-12T22:44:00Z" w16du:dateUtc="2025-07-12T14:44:00Z">
              <w:rPr>
                <w:rFonts w:hint="eastAsia"/>
              </w:rPr>
            </w:rPrChange>
          </w:rPr>
          <w:t>【流模型太古老了，</w:t>
        </w:r>
      </w:ins>
      <w:ins w:id="6" w:author="MaTian" w:date="2025-07-12T22:39:00Z" w16du:dateUtc="2025-07-12T14:39:00Z">
        <w:r w:rsidR="008D567A" w:rsidRPr="00624429">
          <w:rPr>
            <w:rFonts w:hint="eastAsia"/>
            <w:sz w:val="22"/>
            <w:szCs w:val="21"/>
            <w:highlight w:val="yellow"/>
            <w:rPrChange w:id="7" w:author="MaTian" w:date="2025-07-12T22:44:00Z" w16du:dateUtc="2025-07-12T14:44:00Z">
              <w:rPr>
                <w:rFonts w:hint="eastAsia"/>
                <w:highlight w:val="yellow"/>
              </w:rPr>
            </w:rPrChange>
          </w:rPr>
          <w:t>再提炼下方法的创新点</w:t>
        </w:r>
        <w:r w:rsidR="006A02E2" w:rsidRPr="00624429">
          <w:rPr>
            <w:rFonts w:hint="eastAsia"/>
            <w:sz w:val="22"/>
            <w:szCs w:val="21"/>
            <w:highlight w:val="yellow"/>
            <w:rPrChange w:id="8" w:author="MaTian" w:date="2025-07-12T22:44:00Z" w16du:dateUtc="2025-07-12T14:44:00Z">
              <w:rPr>
                <w:rFonts w:hint="eastAsia"/>
                <w:highlight w:val="yellow"/>
              </w:rPr>
            </w:rPrChange>
          </w:rPr>
          <w:t>能在题目展现出来</w:t>
        </w:r>
        <w:r w:rsidR="008D567A" w:rsidRPr="00624429">
          <w:rPr>
            <w:rFonts w:hint="eastAsia"/>
            <w:sz w:val="22"/>
            <w:szCs w:val="21"/>
            <w:highlight w:val="yellow"/>
            <w:rPrChange w:id="9" w:author="MaTian" w:date="2025-07-12T22:44:00Z" w16du:dateUtc="2025-07-12T14:44:00Z">
              <w:rPr>
                <w:rFonts w:hint="eastAsia"/>
                <w:highlight w:val="yellow"/>
              </w:rPr>
            </w:rPrChange>
          </w:rPr>
          <w:t>，</w:t>
        </w:r>
      </w:ins>
      <w:ins w:id="10" w:author="MaTian" w:date="2025-07-12T22:38:00Z" w16du:dateUtc="2025-07-12T14:38:00Z">
        <w:r w:rsidRPr="00624429">
          <w:rPr>
            <w:rFonts w:hint="eastAsia"/>
            <w:sz w:val="22"/>
            <w:szCs w:val="21"/>
            <w:highlight w:val="yellow"/>
            <w:rPrChange w:id="11" w:author="MaTian" w:date="2025-07-12T22:44:00Z" w16du:dateUtc="2025-07-12T14:44:00Z">
              <w:rPr>
                <w:rFonts w:hint="eastAsia"/>
              </w:rPr>
            </w:rPrChange>
          </w:rPr>
          <w:t>可以参考</w:t>
        </w:r>
      </w:ins>
      <w:ins w:id="12" w:author="MaTian" w:date="2025-07-12T22:37:00Z" w16du:dateUtc="2025-07-12T14:37:00Z">
        <w:r w:rsidRPr="00624429">
          <w:rPr>
            <w:rFonts w:hint="eastAsia"/>
            <w:sz w:val="22"/>
            <w:szCs w:val="21"/>
            <w:highlight w:val="yellow"/>
            <w:rPrChange w:id="13" w:author="MaTian" w:date="2025-07-12T22:44:00Z" w16du:dateUtc="2025-07-12T14:44:00Z">
              <w:rPr>
                <w:rFonts w:hint="eastAsia"/>
              </w:rPr>
            </w:rPrChange>
          </w:rPr>
          <w:t>目标期刊</w:t>
        </w:r>
        <w:r w:rsidRPr="00624429">
          <w:rPr>
            <w:rFonts w:hint="eastAsia"/>
            <w:sz w:val="22"/>
            <w:szCs w:val="21"/>
            <w:highlight w:val="yellow"/>
            <w:rPrChange w:id="14" w:author="MaTian" w:date="2025-07-12T22:44:00Z" w16du:dateUtc="2025-07-12T14:44:00Z">
              <w:rPr>
                <w:rFonts w:hint="eastAsia"/>
              </w:rPr>
            </w:rPrChange>
          </w:rPr>
          <w:t>AI</w:t>
        </w:r>
      </w:ins>
      <w:ins w:id="15" w:author="MaTian" w:date="2025-07-12T22:38:00Z" w16du:dateUtc="2025-07-12T14:38:00Z">
        <w:r w:rsidRPr="00624429">
          <w:rPr>
            <w:rFonts w:hint="eastAsia"/>
            <w:sz w:val="22"/>
            <w:szCs w:val="21"/>
            <w:highlight w:val="yellow"/>
            <w:rPrChange w:id="16" w:author="MaTian" w:date="2025-07-12T22:44:00Z" w16du:dateUtc="2025-07-12T14:44:00Z">
              <w:rPr>
                <w:rFonts w:hint="eastAsia"/>
              </w:rPr>
            </w:rPrChange>
          </w:rPr>
          <w:t>近期发的论文的题目风格。</w:t>
        </w:r>
      </w:ins>
      <w:ins w:id="17" w:author="MaTian" w:date="2025-07-12T22:37:00Z" w16du:dateUtc="2025-07-12T14:37:00Z">
        <w:r w:rsidRPr="00624429">
          <w:rPr>
            <w:rFonts w:hint="eastAsia"/>
            <w:sz w:val="22"/>
            <w:szCs w:val="21"/>
            <w:highlight w:val="yellow"/>
            <w:rPrChange w:id="18" w:author="MaTian" w:date="2025-07-12T22:44:00Z" w16du:dateUtc="2025-07-12T14:44:00Z">
              <w:rPr>
                <w:rFonts w:hint="eastAsia"/>
              </w:rPr>
            </w:rPrChange>
          </w:rPr>
          <w:t>】</w:t>
        </w:r>
      </w:ins>
    </w:p>
    <w:p w14:paraId="6625C155" w14:textId="0F480103" w:rsidR="001D0DBA" w:rsidRPr="00656CF7" w:rsidRDefault="00656CF7" w:rsidP="001D0DBA">
      <w:pPr>
        <w:ind w:firstLine="480"/>
        <w:rPr>
          <w:rFonts w:ascii="楷体" w:eastAsia="楷体" w:hAnsi="楷体" w:hint="eastAsia"/>
        </w:rPr>
      </w:pPr>
      <w:r w:rsidRPr="00656CF7">
        <w:rPr>
          <w:rFonts w:ascii="楷体" w:eastAsia="楷体" w:hAnsi="楷体" w:hint="eastAsia"/>
        </w:rPr>
        <w:t>摘要</w:t>
      </w:r>
      <w:ins w:id="19" w:author="MaTian" w:date="2025-07-12T22:41:00Z" w16du:dateUtc="2025-07-12T14:41:00Z">
        <w:r w:rsidR="004B23F8" w:rsidRPr="00624429">
          <w:rPr>
            <w:rFonts w:ascii="楷体" w:eastAsia="楷体" w:hAnsi="楷体" w:hint="eastAsia"/>
            <w:sz w:val="22"/>
            <w:szCs w:val="21"/>
            <w:highlight w:val="yellow"/>
            <w:rPrChange w:id="20" w:author="MaTian" w:date="2025-07-12T22:44:00Z" w16du:dateUtc="2025-07-12T14:44:00Z">
              <w:rPr>
                <w:rFonts w:ascii="楷体" w:eastAsia="楷体" w:hAnsi="楷体" w:hint="eastAsia"/>
              </w:rPr>
            </w:rPrChange>
          </w:rPr>
          <w:t>【整体不在</w:t>
        </w:r>
      </w:ins>
      <w:ins w:id="21" w:author="MaTian" w:date="2025-07-12T22:42:00Z" w16du:dateUtc="2025-07-12T14:42:00Z">
        <w:r w:rsidR="004B23F8" w:rsidRPr="00624429">
          <w:rPr>
            <w:rFonts w:ascii="楷体" w:eastAsia="楷体" w:hAnsi="楷体" w:hint="eastAsia"/>
            <w:sz w:val="22"/>
            <w:szCs w:val="21"/>
            <w:highlight w:val="yellow"/>
            <w:rPrChange w:id="22" w:author="MaTian" w:date="2025-07-12T22:44:00Z" w16du:dateUtc="2025-07-12T14:44:00Z">
              <w:rPr>
                <w:rFonts w:ascii="楷体" w:eastAsia="楷体" w:hAnsi="楷体" w:hint="eastAsia"/>
              </w:rPr>
            </w:rPrChange>
          </w:rPr>
          <w:t>SCI论文的</w:t>
        </w:r>
      </w:ins>
      <w:ins w:id="23" w:author="MaTian" w:date="2025-07-12T22:41:00Z" w16du:dateUtc="2025-07-12T14:41:00Z">
        <w:r w:rsidR="004B23F8" w:rsidRPr="00624429">
          <w:rPr>
            <w:rFonts w:ascii="楷体" w:eastAsia="楷体" w:hAnsi="楷体" w:hint="eastAsia"/>
            <w:sz w:val="22"/>
            <w:szCs w:val="21"/>
            <w:highlight w:val="yellow"/>
            <w:rPrChange w:id="24" w:author="MaTian" w:date="2025-07-12T22:44:00Z" w16du:dateUtc="2025-07-12T14:44:00Z">
              <w:rPr>
                <w:rFonts w:ascii="楷体" w:eastAsia="楷体" w:hAnsi="楷体" w:hint="eastAsia"/>
              </w:rPr>
            </w:rPrChange>
          </w:rPr>
          <w:t>套路上，</w:t>
        </w:r>
      </w:ins>
      <w:ins w:id="25" w:author="MaTian" w:date="2025-07-12T22:42:00Z" w16du:dateUtc="2025-07-12T14:42:00Z">
        <w:r w:rsidR="004B23F8" w:rsidRPr="00624429">
          <w:rPr>
            <w:rFonts w:ascii="楷体" w:eastAsia="楷体" w:hAnsi="楷体" w:hint="eastAsia"/>
            <w:sz w:val="22"/>
            <w:szCs w:val="21"/>
            <w:highlight w:val="yellow"/>
            <w:rPrChange w:id="26" w:author="MaTian" w:date="2025-07-12T22:44:00Z" w16du:dateUtc="2025-07-12T14:44:00Z">
              <w:rPr>
                <w:rFonts w:ascii="楷体" w:eastAsia="楷体" w:hAnsi="楷体" w:hint="eastAsia"/>
              </w:rPr>
            </w:rPrChange>
          </w:rPr>
          <w:t>学习下目标期刊论文。</w:t>
        </w:r>
        <w:r w:rsidR="00226C78" w:rsidRPr="00624429">
          <w:rPr>
            <w:rFonts w:ascii="楷体" w:eastAsia="楷体" w:hAnsi="楷体" w:hint="eastAsia"/>
            <w:sz w:val="22"/>
            <w:szCs w:val="21"/>
            <w:highlight w:val="yellow"/>
            <w:rPrChange w:id="27" w:author="MaTian" w:date="2025-07-12T22:44:00Z" w16du:dateUtc="2025-07-12T14:44:00Z">
              <w:rPr>
                <w:rFonts w:ascii="楷体" w:eastAsia="楷体" w:hAnsi="楷体" w:hint="eastAsia"/>
                <w:highlight w:val="yellow"/>
              </w:rPr>
            </w:rPrChange>
          </w:rPr>
          <w:t>王嘉豪大论文</w:t>
        </w:r>
      </w:ins>
      <w:ins w:id="28" w:author="MaTian" w:date="2025-07-12T22:43:00Z" w16du:dateUtc="2025-07-12T14:43:00Z">
        <w:r w:rsidR="00226C78" w:rsidRPr="00624429">
          <w:rPr>
            <w:rFonts w:ascii="楷体" w:eastAsia="楷体" w:hAnsi="楷体" w:hint="eastAsia"/>
            <w:sz w:val="22"/>
            <w:szCs w:val="21"/>
            <w:highlight w:val="yellow"/>
            <w:rPrChange w:id="29" w:author="MaTian" w:date="2025-07-12T22:44:00Z" w16du:dateUtc="2025-07-12T14:44:00Z">
              <w:rPr>
                <w:rFonts w:ascii="楷体" w:eastAsia="楷体" w:hAnsi="楷体" w:hint="eastAsia"/>
                <w:highlight w:val="yellow"/>
              </w:rPr>
            </w:rPrChange>
          </w:rPr>
          <w:t>摘要时我改了很多遍的，在那个最终版基础上</w:t>
        </w:r>
      </w:ins>
      <w:ins w:id="30" w:author="MaTian" w:date="2025-07-12T22:45:00Z" w16du:dateUtc="2025-07-12T14:45:00Z">
        <w:r w:rsidR="00AF6B66">
          <w:rPr>
            <w:rFonts w:ascii="楷体" w:eastAsia="楷体" w:hAnsi="楷体" w:hint="eastAsia"/>
            <w:sz w:val="22"/>
            <w:szCs w:val="21"/>
            <w:highlight w:val="yellow"/>
          </w:rPr>
          <w:t>再</w:t>
        </w:r>
      </w:ins>
      <w:ins w:id="31" w:author="MaTian" w:date="2025-07-12T22:43:00Z" w16du:dateUtc="2025-07-12T14:43:00Z">
        <w:r w:rsidR="00226C78" w:rsidRPr="00624429">
          <w:rPr>
            <w:rFonts w:ascii="楷体" w:eastAsia="楷体" w:hAnsi="楷体" w:hint="eastAsia"/>
            <w:sz w:val="22"/>
            <w:szCs w:val="21"/>
            <w:highlight w:val="yellow"/>
            <w:rPrChange w:id="32" w:author="MaTian" w:date="2025-07-12T22:44:00Z" w16du:dateUtc="2025-07-12T14:44:00Z">
              <w:rPr>
                <w:rFonts w:ascii="楷体" w:eastAsia="楷体" w:hAnsi="楷体" w:hint="eastAsia"/>
                <w:highlight w:val="yellow"/>
              </w:rPr>
            </w:rPrChange>
          </w:rPr>
          <w:t>完善。</w:t>
        </w:r>
      </w:ins>
      <w:ins w:id="33" w:author="MaTian" w:date="2025-07-12T22:41:00Z" w16du:dateUtc="2025-07-12T14:41:00Z">
        <w:r w:rsidR="004B23F8" w:rsidRPr="00624429">
          <w:rPr>
            <w:rFonts w:ascii="楷体" w:eastAsia="楷体" w:hAnsi="楷体" w:hint="eastAsia"/>
            <w:sz w:val="22"/>
            <w:szCs w:val="21"/>
            <w:highlight w:val="yellow"/>
            <w:rPrChange w:id="34" w:author="MaTian" w:date="2025-07-12T22:44:00Z" w16du:dateUtc="2025-07-12T14:44:00Z">
              <w:rPr>
                <w:rFonts w:ascii="楷体" w:eastAsia="楷体" w:hAnsi="楷体" w:hint="eastAsia"/>
              </w:rPr>
            </w:rPrChange>
          </w:rPr>
          <w:t>】</w:t>
        </w:r>
      </w:ins>
    </w:p>
    <w:p w14:paraId="2C100DC6" w14:textId="08D722C6" w:rsidR="00263AF0" w:rsidRDefault="00263AF0" w:rsidP="00150102">
      <w:pPr>
        <w:spacing w:line="400" w:lineRule="exact"/>
        <w:ind w:firstLine="480"/>
        <w:rPr>
          <w:color w:val="000000"/>
          <w:kern w:val="0"/>
        </w:rPr>
      </w:pPr>
      <w:del w:id="35" w:author="MaTian" w:date="2025-07-12T22:34:00Z" w16du:dateUtc="2025-07-12T14:34:00Z">
        <w:r w:rsidDel="00FD7595">
          <w:rPr>
            <w:rFonts w:hint="eastAsia"/>
            <w:lang w:bidi="ar"/>
          </w:rPr>
          <w:delText>本文</w:delText>
        </w:r>
        <w:r w:rsidR="00C71D93" w:rsidDel="00FD7595">
          <w:rPr>
            <w:rFonts w:hint="eastAsia"/>
            <w:lang w:bidi="ar"/>
          </w:rPr>
          <w:delText>主要</w:delText>
        </w:r>
        <w:r w:rsidRPr="009115C5" w:rsidDel="00FD7595">
          <w:rPr>
            <w:lang w:bidi="ar"/>
          </w:rPr>
          <w:delText>研究</w:delText>
        </w:r>
        <w:r w:rsidDel="00FD7595">
          <w:rPr>
            <w:rFonts w:hint="eastAsia"/>
            <w:lang w:bidi="ar"/>
          </w:rPr>
          <w:delText>基于特征嵌入的矿井</w:delText>
        </w:r>
        <w:r w:rsidRPr="009115C5" w:rsidDel="00FD7595">
          <w:rPr>
            <w:lang w:bidi="ar"/>
          </w:rPr>
          <w:delText>提升机钢丝绳视频缺陷检测。</w:delText>
        </w:r>
        <w:r w:rsidRPr="00434EA6" w:rsidDel="00FD7595">
          <w:rPr>
            <w:rFonts w:hint="eastAsia"/>
            <w:lang w:bidi="ar"/>
          </w:rPr>
          <w:delText>传统的钢丝绳缺陷检测能够在一定程度上检测出钢丝绳表面明显的缺陷，但在实际应用中，</w:delText>
        </w:r>
      </w:del>
      <w:r w:rsidRPr="00434EA6">
        <w:rPr>
          <w:rFonts w:hint="eastAsia"/>
          <w:lang w:bidi="ar"/>
        </w:rPr>
        <w:t>钢丝绳的缺陷往往是动态变化的，且受到矿井环境复杂因素（如光照不足、灰尘干扰等）影响，</w:t>
      </w:r>
      <w:del w:id="36" w:author="MaTian" w:date="2025-07-12T22:34:00Z" w16du:dateUtc="2025-07-12T14:34:00Z">
        <w:r w:rsidRPr="00434EA6" w:rsidDel="00FD7595">
          <w:rPr>
            <w:rFonts w:hint="eastAsia"/>
            <w:lang w:bidi="ar"/>
          </w:rPr>
          <w:delText>传统</w:delText>
        </w:r>
      </w:del>
      <w:ins w:id="37" w:author="MaTian" w:date="2025-07-12T22:34:00Z" w16du:dateUtc="2025-07-12T14:34:00Z">
        <w:r w:rsidR="00FD7595">
          <w:rPr>
            <w:rFonts w:hint="eastAsia"/>
            <w:lang w:bidi="ar"/>
          </w:rPr>
          <w:t>当前</w:t>
        </w:r>
      </w:ins>
      <w:r w:rsidRPr="00434EA6">
        <w:rPr>
          <w:rFonts w:hint="eastAsia"/>
          <w:lang w:bidi="ar"/>
        </w:rPr>
        <w:t>方法难以全面、精确地捕捉这些变化。</w:t>
      </w:r>
      <w:ins w:id="38" w:author="MaTian" w:date="2025-07-12T22:35:00Z" w16du:dateUtc="2025-07-12T14:35:00Z">
        <w:r w:rsidR="00FD7595">
          <w:rPr>
            <w:rFonts w:hint="eastAsia"/>
            <w:lang w:bidi="ar"/>
          </w:rPr>
          <w:t>针对以上问题，</w:t>
        </w:r>
      </w:ins>
      <w:del w:id="39" w:author="MaTian" w:date="2025-07-12T22:35:00Z" w16du:dateUtc="2025-07-12T14:35:00Z">
        <w:r w:rsidDel="00FD7595">
          <w:rPr>
            <w:rFonts w:hint="eastAsia"/>
            <w:lang w:bidi="ar"/>
          </w:rPr>
          <w:delText>而</w:delText>
        </w:r>
        <w:r w:rsidRPr="00434EA6" w:rsidDel="00FD7595">
          <w:rPr>
            <w:rFonts w:hint="eastAsia"/>
            <w:lang w:bidi="ar"/>
          </w:rPr>
          <w:delText>视频</w:delText>
        </w:r>
        <w:r w:rsidDel="00FD7595">
          <w:rPr>
            <w:rFonts w:hint="eastAsia"/>
            <w:lang w:bidi="ar"/>
          </w:rPr>
          <w:delText>检测</w:delText>
        </w:r>
        <w:r w:rsidRPr="00434EA6" w:rsidDel="00FD7595">
          <w:rPr>
            <w:rFonts w:hint="eastAsia"/>
            <w:lang w:bidi="ar"/>
          </w:rPr>
          <w:delText>能够通过连续帧的变化捕捉钢丝绳缺陷的动态过程，提供比静态图像更全面的检测结果。</w:delText>
        </w:r>
        <w:r w:rsidRPr="009115C5" w:rsidDel="00FD7595">
          <w:rPr>
            <w:lang w:bidi="ar"/>
          </w:rPr>
          <w:delText>因此，针对矿井提升机钢丝绳视频缺陷检测的迫切需求</w:delText>
        </w:r>
        <w:r w:rsidDel="00FD7595">
          <w:rPr>
            <w:rFonts w:hint="eastAsia"/>
            <w:lang w:bidi="ar"/>
          </w:rPr>
          <w:delText>，</w:delText>
        </w:r>
        <w:r w:rsidR="00502555" w:rsidDel="00FD7595">
          <w:rPr>
            <w:rFonts w:hint="eastAsia"/>
            <w:lang w:bidi="ar"/>
          </w:rPr>
          <w:delText>本文</w:delText>
        </w:r>
      </w:del>
      <w:r w:rsidR="00857C75">
        <w:rPr>
          <w:rFonts w:hint="eastAsia"/>
          <w:color w:val="000000"/>
          <w:kern w:val="0"/>
        </w:rPr>
        <w:t>提出了</w:t>
      </w:r>
      <w:del w:id="40" w:author="MaTian" w:date="2025-07-12T22:36:00Z" w16du:dateUtc="2025-07-12T14:36:00Z">
        <w:r w:rsidR="00857C75" w:rsidDel="00FD7595">
          <w:rPr>
            <w:rFonts w:hint="eastAsia"/>
            <w:color w:val="000000"/>
            <w:kern w:val="0"/>
          </w:rPr>
          <w:delText>一个</w:delText>
        </w:r>
      </w:del>
      <w:bookmarkStart w:id="41" w:name="OLE_LINK7"/>
      <w:ins w:id="42" w:author="MaTian" w:date="2025-07-12T22:36:00Z" w16du:dateUtc="2025-07-12T14:36:00Z">
        <w:r w:rsidR="00FD7595">
          <w:rPr>
            <w:rFonts w:hint="eastAsia"/>
            <w:color w:val="000000"/>
            <w:kern w:val="0"/>
          </w:rPr>
          <w:t>一种</w:t>
        </w:r>
      </w:ins>
      <w:r w:rsidR="00857C75">
        <w:rPr>
          <w:rFonts w:hint="eastAsia"/>
          <w:color w:val="000000"/>
          <w:kern w:val="0"/>
        </w:rPr>
        <w:t>基于流模型</w:t>
      </w:r>
      <w:ins w:id="43" w:author="MaTian" w:date="2025-07-12T22:37:00Z" w16du:dateUtc="2025-07-12T14:37:00Z">
        <w:r w:rsidR="00FD7595">
          <w:rPr>
            <w:rFonts w:hint="eastAsia"/>
            <w:color w:val="000000"/>
            <w:kern w:val="0"/>
          </w:rPr>
          <w:t>特征嵌入</w:t>
        </w:r>
      </w:ins>
      <w:r w:rsidR="00857C75" w:rsidRPr="0065514B">
        <w:rPr>
          <w:rFonts w:hint="eastAsia"/>
          <w:color w:val="000000"/>
          <w:kern w:val="0"/>
        </w:rPr>
        <w:t>的矿井提升机钢丝绳视频缺陷检测网络</w:t>
      </w:r>
      <w:bookmarkEnd w:id="41"/>
      <w:r w:rsidR="00857C75" w:rsidRPr="0065514B">
        <w:rPr>
          <w:rFonts w:hint="eastAsia"/>
          <w:color w:val="000000"/>
          <w:kern w:val="0"/>
        </w:rPr>
        <w:t>。</w:t>
      </w:r>
      <w:r w:rsidR="00857C75" w:rsidRPr="00D12B2E">
        <w:rPr>
          <w:rFonts w:hint="eastAsia"/>
          <w:color w:val="000000"/>
          <w:kern w:val="0"/>
          <w:highlight w:val="yellow"/>
          <w:rPrChange w:id="44" w:author="MaTian" w:date="2025-07-12T22:44:00Z" w16du:dateUtc="2025-07-12T14:44:00Z">
            <w:rPr>
              <w:rFonts w:hint="eastAsia"/>
              <w:color w:val="000000"/>
              <w:kern w:val="0"/>
            </w:rPr>
          </w:rPrChange>
        </w:rPr>
        <w:t>该检测网络首次通过流模型对钢丝绳视频进行缺陷检测。缺陷检测网络分为矿井环境感知增强模块以及流模型缺陷检测网络。</w:t>
      </w:r>
      <w:bookmarkStart w:id="45" w:name="_Hlk203402411"/>
      <w:r w:rsidR="00857C75" w:rsidRPr="00D12B2E">
        <w:rPr>
          <w:rFonts w:hint="eastAsia"/>
          <w:color w:val="000000"/>
          <w:kern w:val="0"/>
          <w:highlight w:val="yellow"/>
          <w:rPrChange w:id="46" w:author="MaTian" w:date="2025-07-12T22:44:00Z" w16du:dateUtc="2025-07-12T14:44:00Z">
            <w:rPr>
              <w:rFonts w:hint="eastAsia"/>
              <w:color w:val="000000"/>
              <w:kern w:val="0"/>
            </w:rPr>
          </w:rPrChange>
        </w:rPr>
        <w:t>矿井环境感知增强模块通过</w:t>
      </w:r>
      <w:r w:rsidR="00857C75" w:rsidRPr="00D12B2E">
        <w:rPr>
          <w:color w:val="000000"/>
          <w:kern w:val="0"/>
          <w:highlight w:val="yellow"/>
          <w:rPrChange w:id="47" w:author="MaTian" w:date="2025-07-12T22:44:00Z" w16du:dateUtc="2025-07-12T14:44:00Z">
            <w:rPr>
              <w:color w:val="000000"/>
              <w:kern w:val="0"/>
            </w:rPr>
          </w:rPrChange>
        </w:rPr>
        <w:t>VFE</w:t>
      </w:r>
      <w:r w:rsidR="00857C75" w:rsidRPr="00D12B2E">
        <w:rPr>
          <w:rFonts w:hint="eastAsia"/>
          <w:color w:val="000000"/>
          <w:kern w:val="0"/>
          <w:highlight w:val="yellow"/>
          <w:rPrChange w:id="48" w:author="MaTian" w:date="2025-07-12T22:44:00Z" w16du:dateUtc="2025-07-12T14:44:00Z">
            <w:rPr>
              <w:rFonts w:hint="eastAsia"/>
              <w:color w:val="000000"/>
              <w:kern w:val="0"/>
            </w:rPr>
          </w:rPrChange>
        </w:rPr>
        <w:t>网络及</w:t>
      </w:r>
      <w:r w:rsidR="00857C75" w:rsidRPr="00D12B2E">
        <w:rPr>
          <w:color w:val="000000"/>
          <w:kern w:val="0"/>
          <w:highlight w:val="yellow"/>
          <w:rPrChange w:id="49" w:author="MaTian" w:date="2025-07-12T22:44:00Z" w16du:dateUtc="2025-07-12T14:44:00Z">
            <w:rPr>
              <w:color w:val="000000"/>
              <w:kern w:val="0"/>
            </w:rPr>
          </w:rPrChange>
        </w:rPr>
        <w:t>SFIID</w:t>
      </w:r>
      <w:r w:rsidR="00857C75" w:rsidRPr="00D12B2E">
        <w:rPr>
          <w:rFonts w:hint="eastAsia"/>
          <w:color w:val="000000"/>
          <w:kern w:val="0"/>
          <w:highlight w:val="yellow"/>
          <w:rPrChange w:id="50" w:author="MaTian" w:date="2025-07-12T22:44:00Z" w16du:dateUtc="2025-07-12T14:44:00Z">
            <w:rPr>
              <w:rFonts w:hint="eastAsia"/>
              <w:color w:val="000000"/>
              <w:kern w:val="0"/>
            </w:rPr>
          </w:rPrChange>
        </w:rPr>
        <w:t>模块对视频</w:t>
      </w:r>
      <w:proofErr w:type="gramStart"/>
      <w:r w:rsidR="00857C75" w:rsidRPr="00D12B2E">
        <w:rPr>
          <w:rFonts w:hint="eastAsia"/>
          <w:color w:val="000000"/>
          <w:kern w:val="0"/>
          <w:highlight w:val="yellow"/>
          <w:rPrChange w:id="51" w:author="MaTian" w:date="2025-07-12T22:44:00Z" w16du:dateUtc="2025-07-12T14:44:00Z">
            <w:rPr>
              <w:rFonts w:hint="eastAsia"/>
              <w:color w:val="000000"/>
              <w:kern w:val="0"/>
            </w:rPr>
          </w:rPrChange>
        </w:rPr>
        <w:t>帧</w:t>
      </w:r>
      <w:proofErr w:type="gramEnd"/>
      <w:r w:rsidR="00857C75" w:rsidRPr="00D12B2E">
        <w:rPr>
          <w:rFonts w:hint="eastAsia"/>
          <w:color w:val="000000"/>
          <w:kern w:val="0"/>
          <w:highlight w:val="yellow"/>
          <w:rPrChange w:id="52" w:author="MaTian" w:date="2025-07-12T22:44:00Z" w16du:dateUtc="2025-07-12T14:44:00Z">
            <w:rPr>
              <w:rFonts w:hint="eastAsia"/>
              <w:color w:val="000000"/>
              <w:kern w:val="0"/>
            </w:rPr>
          </w:rPrChange>
        </w:rPr>
        <w:t>进行增强和去除运动模糊操作，加强了图像的特征表达能力。</w:t>
      </w:r>
      <w:bookmarkEnd w:id="45"/>
      <w:r w:rsidR="00C71D93" w:rsidRPr="00D12B2E">
        <w:rPr>
          <w:rFonts w:hint="eastAsia"/>
          <w:color w:val="000000"/>
          <w:kern w:val="0"/>
          <w:highlight w:val="yellow"/>
          <w:rPrChange w:id="53" w:author="MaTian" w:date="2025-07-12T22:44:00Z" w16du:dateUtc="2025-07-12T14:44:00Z">
            <w:rPr>
              <w:rFonts w:hint="eastAsia"/>
              <w:color w:val="000000"/>
              <w:kern w:val="0"/>
            </w:rPr>
          </w:rPrChange>
        </w:rPr>
        <w:t>实验结果表明，在较小参数量下，方法</w:t>
      </w:r>
      <w:proofErr w:type="gramStart"/>
      <w:r w:rsidR="00C71D93" w:rsidRPr="00D12B2E">
        <w:rPr>
          <w:rFonts w:hint="eastAsia"/>
          <w:color w:val="000000"/>
          <w:kern w:val="0"/>
          <w:highlight w:val="yellow"/>
          <w:rPrChange w:id="54" w:author="MaTian" w:date="2025-07-12T22:44:00Z" w16du:dateUtc="2025-07-12T14:44:00Z">
            <w:rPr>
              <w:rFonts w:hint="eastAsia"/>
              <w:color w:val="000000"/>
              <w:kern w:val="0"/>
            </w:rPr>
          </w:rPrChange>
        </w:rPr>
        <w:t>在帧级</w:t>
      </w:r>
      <w:proofErr w:type="gramEnd"/>
      <w:r w:rsidR="00C71D93" w:rsidRPr="00D12B2E">
        <w:rPr>
          <w:color w:val="000000"/>
          <w:kern w:val="0"/>
          <w:highlight w:val="yellow"/>
          <w:rPrChange w:id="55" w:author="MaTian" w:date="2025-07-12T22:44:00Z" w16du:dateUtc="2025-07-12T14:44:00Z">
            <w:rPr>
              <w:color w:val="000000"/>
              <w:kern w:val="0"/>
            </w:rPr>
          </w:rPrChange>
        </w:rPr>
        <w:t xml:space="preserve"> AUCROC </w:t>
      </w:r>
      <w:r w:rsidR="00C71D93" w:rsidRPr="00D12B2E">
        <w:rPr>
          <w:rFonts w:hint="eastAsia"/>
          <w:color w:val="000000"/>
          <w:kern w:val="0"/>
          <w:highlight w:val="yellow"/>
          <w:rPrChange w:id="56" w:author="MaTian" w:date="2025-07-12T22:44:00Z" w16du:dateUtc="2025-07-12T14:44:00Z">
            <w:rPr>
              <w:rFonts w:hint="eastAsia"/>
              <w:color w:val="000000"/>
              <w:kern w:val="0"/>
            </w:rPr>
          </w:rPrChange>
        </w:rPr>
        <w:t>达到</w:t>
      </w:r>
      <w:r w:rsidR="00C71D93" w:rsidRPr="00D12B2E">
        <w:rPr>
          <w:color w:val="000000"/>
          <w:kern w:val="0"/>
          <w:highlight w:val="yellow"/>
          <w:rPrChange w:id="57" w:author="MaTian" w:date="2025-07-12T22:44:00Z" w16du:dateUtc="2025-07-12T14:44:00Z">
            <w:rPr>
              <w:color w:val="000000"/>
              <w:kern w:val="0"/>
            </w:rPr>
          </w:rPrChange>
        </w:rPr>
        <w:t xml:space="preserve"> 93.4%</w:t>
      </w:r>
      <w:r w:rsidR="00C71D93" w:rsidRPr="00D12B2E">
        <w:rPr>
          <w:rFonts w:hint="eastAsia"/>
          <w:color w:val="000000"/>
          <w:kern w:val="0"/>
          <w:highlight w:val="yellow"/>
          <w:rPrChange w:id="58" w:author="MaTian" w:date="2025-07-12T22:44:00Z" w16du:dateUtc="2025-07-12T14:44:00Z">
            <w:rPr>
              <w:rFonts w:hint="eastAsia"/>
              <w:color w:val="000000"/>
              <w:kern w:val="0"/>
            </w:rPr>
          </w:rPrChange>
        </w:rPr>
        <w:t>，推理速度达到</w:t>
      </w:r>
      <w:r w:rsidR="00C71D93" w:rsidRPr="00D12B2E">
        <w:rPr>
          <w:color w:val="000000"/>
          <w:kern w:val="0"/>
          <w:highlight w:val="yellow"/>
          <w:rPrChange w:id="59" w:author="MaTian" w:date="2025-07-12T22:44:00Z" w16du:dateUtc="2025-07-12T14:44:00Z">
            <w:rPr>
              <w:color w:val="000000"/>
              <w:kern w:val="0"/>
            </w:rPr>
          </w:rPrChange>
        </w:rPr>
        <w:t xml:space="preserve"> 25.1 FPS</w:t>
      </w:r>
      <w:r w:rsidR="00C71D93" w:rsidRPr="00D12B2E">
        <w:rPr>
          <w:rFonts w:hint="eastAsia"/>
          <w:color w:val="000000"/>
          <w:kern w:val="0"/>
          <w:highlight w:val="yellow"/>
          <w:rPrChange w:id="60" w:author="MaTian" w:date="2025-07-12T22:44:00Z" w16du:dateUtc="2025-07-12T14:44:00Z">
            <w:rPr>
              <w:rFonts w:hint="eastAsia"/>
              <w:color w:val="000000"/>
              <w:kern w:val="0"/>
            </w:rPr>
          </w:rPrChange>
        </w:rPr>
        <w:t>，相比现有主流</w:t>
      </w:r>
      <w:ins w:id="61" w:author="MaTian" w:date="2025-07-12T22:40:00Z" w16du:dateUtc="2025-07-12T14:40:00Z">
        <w:r w:rsidR="004B23F8" w:rsidRPr="00D12B2E">
          <w:rPr>
            <w:rFonts w:hint="eastAsia"/>
            <w:color w:val="000000"/>
            <w:kern w:val="0"/>
            <w:highlight w:val="yellow"/>
            <w:rPrChange w:id="62" w:author="MaTian" w:date="2025-07-12T22:44:00Z" w16du:dateUtc="2025-07-12T14:44:00Z">
              <w:rPr>
                <w:rFonts w:hint="eastAsia"/>
                <w:color w:val="000000"/>
                <w:kern w:val="0"/>
              </w:rPr>
            </w:rPrChange>
          </w:rPr>
          <w:t>的</w:t>
        </w:r>
      </w:ins>
      <w:r w:rsidR="00C71D93" w:rsidRPr="00D12B2E">
        <w:rPr>
          <w:rFonts w:hint="eastAsia"/>
          <w:color w:val="000000"/>
          <w:kern w:val="0"/>
          <w:highlight w:val="yellow"/>
          <w:rPrChange w:id="63" w:author="MaTian" w:date="2025-07-12T22:44:00Z" w16du:dateUtc="2025-07-12T14:44:00Z">
            <w:rPr>
              <w:rFonts w:hint="eastAsia"/>
              <w:color w:val="000000"/>
              <w:kern w:val="0"/>
            </w:rPr>
          </w:rPrChange>
        </w:rPr>
        <w:t>流模型进一步提升了缺陷检测精度与鲁棒性。研究成果为煤矿领域钢丝绳的智能视频检测与安全监控提供了一种高效、可行的解决方案。</w:t>
      </w:r>
    </w:p>
    <w:p w14:paraId="32DC45CA" w14:textId="77777777" w:rsidR="008D5AA1" w:rsidRDefault="008D5AA1" w:rsidP="00150102">
      <w:pPr>
        <w:spacing w:line="400" w:lineRule="exact"/>
        <w:ind w:firstLine="480"/>
        <w:rPr>
          <w:color w:val="000000"/>
          <w:kern w:val="0"/>
        </w:rPr>
      </w:pPr>
    </w:p>
    <w:p w14:paraId="2FE2DC1B" w14:textId="37546E8D" w:rsidR="008D5AA1" w:rsidRPr="00150102" w:rsidRDefault="008D5AA1" w:rsidP="008D5AA1">
      <w:pPr>
        <w:spacing w:line="400" w:lineRule="exact"/>
        <w:ind w:firstLineChars="0" w:firstLine="0"/>
        <w:rPr>
          <w:color w:val="000000"/>
          <w:kern w:val="0"/>
        </w:rPr>
      </w:pPr>
      <w:r w:rsidRPr="00E128C1">
        <w:rPr>
          <w:rFonts w:eastAsia="黑体" w:cs="Times New Roman" w:hint="eastAsia"/>
          <w:bCs/>
          <w:color w:val="FF0000"/>
          <w:sz w:val="22"/>
          <w:highlight w:val="yellow"/>
          <w:u w:val="single"/>
        </w:rPr>
        <w:t>【</w:t>
      </w:r>
      <w:r w:rsidR="0000352C">
        <w:rPr>
          <w:rFonts w:eastAsia="黑体" w:cs="Times New Roman" w:hint="eastAsia"/>
          <w:bCs/>
          <w:color w:val="FF0000"/>
          <w:sz w:val="22"/>
          <w:highlight w:val="yellow"/>
          <w:u w:val="single"/>
        </w:rPr>
        <w:t>（</w:t>
      </w:r>
      <w:r w:rsidR="0000352C">
        <w:rPr>
          <w:rFonts w:eastAsia="黑体" w:cs="Times New Roman" w:hint="eastAsia"/>
          <w:bCs/>
          <w:color w:val="FF0000"/>
          <w:sz w:val="22"/>
          <w:highlight w:val="yellow"/>
          <w:u w:val="single"/>
        </w:rPr>
        <w:t>1</w:t>
      </w:r>
      <w:r w:rsidR="0000352C">
        <w:rPr>
          <w:rFonts w:eastAsia="黑体" w:cs="Times New Roman" w:hint="eastAsia"/>
          <w:bCs/>
          <w:color w:val="FF0000"/>
          <w:sz w:val="22"/>
          <w:highlight w:val="yellow"/>
          <w:u w:val="single"/>
        </w:rPr>
        <w:t>）</w:t>
      </w:r>
      <w:r w:rsidR="00B63485">
        <w:rPr>
          <w:rFonts w:eastAsia="黑体" w:cs="Times New Roman" w:hint="eastAsia"/>
          <w:bCs/>
          <w:color w:val="FF0000"/>
          <w:sz w:val="22"/>
          <w:highlight w:val="yellow"/>
          <w:u w:val="single"/>
        </w:rPr>
        <w:t>不是这么不假思索的大论文搬迁</w:t>
      </w:r>
      <w:r w:rsidR="00136FD6">
        <w:rPr>
          <w:rFonts w:eastAsia="黑体" w:cs="Times New Roman" w:hint="eastAsia"/>
          <w:bCs/>
          <w:color w:val="FF0000"/>
          <w:sz w:val="22"/>
          <w:highlight w:val="yellow"/>
          <w:u w:val="single"/>
        </w:rPr>
        <w:t>，全文还有很多大论文的痕迹（比如：本章、第三章，等等）</w:t>
      </w:r>
      <w:r w:rsidR="00B63485">
        <w:rPr>
          <w:rFonts w:eastAsia="黑体" w:cs="Times New Roman" w:hint="eastAsia"/>
          <w:bCs/>
          <w:color w:val="FF0000"/>
          <w:sz w:val="22"/>
          <w:highlight w:val="yellow"/>
          <w:u w:val="single"/>
        </w:rPr>
        <w:t>，要重新梳理逻辑、</w:t>
      </w:r>
      <w:r w:rsidR="00136FD6">
        <w:rPr>
          <w:rFonts w:eastAsia="黑体" w:cs="Times New Roman" w:hint="eastAsia"/>
          <w:bCs/>
          <w:color w:val="FF0000"/>
          <w:sz w:val="22"/>
          <w:highlight w:val="yellow"/>
          <w:u w:val="single"/>
        </w:rPr>
        <w:t>更正、</w:t>
      </w:r>
      <w:r w:rsidR="00B63485">
        <w:rPr>
          <w:rFonts w:eastAsia="黑体" w:cs="Times New Roman" w:hint="eastAsia"/>
          <w:bCs/>
          <w:color w:val="FF0000"/>
          <w:sz w:val="22"/>
          <w:highlight w:val="yellow"/>
          <w:u w:val="single"/>
        </w:rPr>
        <w:t>补充</w:t>
      </w:r>
      <w:r w:rsidR="004A7E53">
        <w:rPr>
          <w:rFonts w:eastAsia="黑体" w:cs="Times New Roman" w:hint="eastAsia"/>
          <w:bCs/>
          <w:color w:val="FF0000"/>
          <w:sz w:val="22"/>
          <w:highlight w:val="yellow"/>
          <w:u w:val="single"/>
        </w:rPr>
        <w:t>完善</w:t>
      </w:r>
      <w:r w:rsidR="00B63485">
        <w:rPr>
          <w:rFonts w:eastAsia="黑体" w:cs="Times New Roman" w:hint="eastAsia"/>
          <w:bCs/>
          <w:color w:val="FF0000"/>
          <w:sz w:val="22"/>
          <w:highlight w:val="yellow"/>
          <w:u w:val="single"/>
        </w:rPr>
        <w:t>。</w:t>
      </w:r>
      <w:r w:rsidR="0000352C">
        <w:rPr>
          <w:rFonts w:eastAsia="黑体" w:cs="Times New Roman" w:hint="eastAsia"/>
          <w:bCs/>
          <w:color w:val="FF0000"/>
          <w:sz w:val="22"/>
          <w:highlight w:val="yellow"/>
          <w:u w:val="single"/>
        </w:rPr>
        <w:t>（</w:t>
      </w:r>
      <w:r w:rsidR="0000352C">
        <w:rPr>
          <w:rFonts w:eastAsia="黑体" w:cs="Times New Roman" w:hint="eastAsia"/>
          <w:bCs/>
          <w:color w:val="FF0000"/>
          <w:sz w:val="22"/>
          <w:highlight w:val="yellow"/>
          <w:u w:val="single"/>
        </w:rPr>
        <w:t>2</w:t>
      </w:r>
      <w:r w:rsidR="0000352C">
        <w:rPr>
          <w:rFonts w:eastAsia="黑体" w:cs="Times New Roman" w:hint="eastAsia"/>
          <w:bCs/>
          <w:color w:val="FF0000"/>
          <w:sz w:val="22"/>
          <w:highlight w:val="yellow"/>
          <w:u w:val="single"/>
        </w:rPr>
        <w:t>）</w:t>
      </w:r>
      <w:r w:rsidR="00E15494">
        <w:rPr>
          <w:rFonts w:eastAsia="黑体" w:cs="Times New Roman" w:hint="eastAsia"/>
          <w:bCs/>
          <w:color w:val="FF0000"/>
          <w:sz w:val="22"/>
          <w:highlight w:val="yellow"/>
          <w:u w:val="single"/>
        </w:rPr>
        <w:t>目前整体</w:t>
      </w:r>
      <w:r w:rsidR="00CD7A72">
        <w:rPr>
          <w:rFonts w:eastAsia="黑体" w:cs="Times New Roman" w:hint="eastAsia"/>
          <w:bCs/>
          <w:color w:val="FF0000"/>
          <w:sz w:val="22"/>
          <w:highlight w:val="yellow"/>
          <w:u w:val="single"/>
        </w:rPr>
        <w:t>结构</w:t>
      </w:r>
      <w:r w:rsidR="00E15494">
        <w:rPr>
          <w:rFonts w:eastAsia="黑体" w:cs="Times New Roman" w:hint="eastAsia"/>
          <w:bCs/>
          <w:color w:val="FF0000"/>
          <w:sz w:val="22"/>
          <w:highlight w:val="yellow"/>
          <w:u w:val="single"/>
        </w:rPr>
        <w:t>不在套路上</w:t>
      </w:r>
      <w:r w:rsidR="00604D64">
        <w:rPr>
          <w:rFonts w:eastAsia="黑体" w:cs="Times New Roman" w:hint="eastAsia"/>
          <w:bCs/>
          <w:color w:val="FF0000"/>
          <w:sz w:val="22"/>
          <w:highlight w:val="yellow"/>
          <w:u w:val="single"/>
        </w:rPr>
        <w:t>，</w:t>
      </w:r>
      <w:r w:rsidR="00604D64">
        <w:rPr>
          <w:rFonts w:eastAsia="黑体" w:cs="Times New Roman" w:hint="eastAsia"/>
          <w:bCs/>
          <w:color w:val="FF0000"/>
          <w:sz w:val="22"/>
          <w:highlight w:val="yellow"/>
          <w:u w:val="single"/>
        </w:rPr>
        <w:t>SCI</w:t>
      </w:r>
      <w:r w:rsidR="00604D64">
        <w:rPr>
          <w:rFonts w:eastAsia="黑体" w:cs="Times New Roman" w:hint="eastAsia"/>
          <w:bCs/>
          <w:color w:val="FF0000"/>
          <w:sz w:val="22"/>
          <w:highlight w:val="yellow"/>
          <w:u w:val="single"/>
        </w:rPr>
        <w:t>论文引言和相关工作综述是分开的</w:t>
      </w:r>
      <w:r w:rsidR="009310D0">
        <w:rPr>
          <w:rFonts w:eastAsia="黑体" w:cs="Times New Roman" w:hint="eastAsia"/>
          <w:bCs/>
          <w:color w:val="FF0000"/>
          <w:sz w:val="22"/>
          <w:highlight w:val="yellow"/>
          <w:u w:val="single"/>
        </w:rPr>
        <w:t>；引言最后部分有本文贡献的分条描述；</w:t>
      </w:r>
      <w:r w:rsidR="00604D64">
        <w:rPr>
          <w:rFonts w:eastAsia="黑体" w:cs="Times New Roman" w:hint="eastAsia"/>
          <w:bCs/>
          <w:color w:val="FF0000"/>
          <w:sz w:val="22"/>
          <w:highlight w:val="yellow"/>
          <w:u w:val="single"/>
        </w:rPr>
        <w:t>方法整体一章，等等</w:t>
      </w:r>
      <w:r w:rsidR="00E15494">
        <w:rPr>
          <w:rFonts w:eastAsia="黑体" w:cs="Times New Roman" w:hint="eastAsia"/>
          <w:bCs/>
          <w:color w:val="FF0000"/>
          <w:sz w:val="22"/>
          <w:highlight w:val="yellow"/>
          <w:u w:val="single"/>
        </w:rPr>
        <w:t>。</w:t>
      </w:r>
      <w:r w:rsidRPr="00E128C1">
        <w:rPr>
          <w:rFonts w:eastAsia="黑体" w:cs="Times New Roman" w:hint="eastAsia"/>
          <w:bCs/>
          <w:color w:val="FF0000"/>
          <w:sz w:val="22"/>
          <w:highlight w:val="yellow"/>
          <w:u w:val="single"/>
        </w:rPr>
        <w:t>参照目标期刊</w:t>
      </w:r>
      <w:r w:rsidR="00F941F3">
        <w:rPr>
          <w:rFonts w:eastAsia="黑体" w:cs="Times New Roman" w:hint="eastAsia"/>
          <w:bCs/>
          <w:color w:val="FF0000"/>
          <w:sz w:val="22"/>
          <w:highlight w:val="yellow"/>
          <w:u w:val="single"/>
        </w:rPr>
        <w:t>论文</w:t>
      </w:r>
      <w:r w:rsidRPr="00E128C1">
        <w:rPr>
          <w:rFonts w:eastAsia="黑体" w:cs="Times New Roman" w:hint="eastAsia"/>
          <w:bCs/>
          <w:color w:val="FF0000"/>
          <w:sz w:val="22"/>
          <w:highlight w:val="yellow"/>
          <w:u w:val="single"/>
        </w:rPr>
        <w:t>的结构，</w:t>
      </w:r>
      <w:r>
        <w:rPr>
          <w:rFonts w:eastAsia="黑体" w:cs="Times New Roman" w:hint="eastAsia"/>
          <w:bCs/>
          <w:color w:val="FF0000"/>
          <w:sz w:val="22"/>
          <w:highlight w:val="yellow"/>
          <w:u w:val="single"/>
        </w:rPr>
        <w:t>重新梳理</w:t>
      </w:r>
      <w:r w:rsidRPr="00E128C1">
        <w:rPr>
          <w:rFonts w:eastAsia="黑体" w:cs="Times New Roman" w:hint="eastAsia"/>
          <w:bCs/>
          <w:color w:val="FF0000"/>
          <w:sz w:val="22"/>
          <w:highlight w:val="yellow"/>
          <w:u w:val="single"/>
        </w:rPr>
        <w:t>大论文</w:t>
      </w:r>
      <w:r>
        <w:rPr>
          <w:rFonts w:eastAsia="黑体" w:cs="Times New Roman" w:hint="eastAsia"/>
          <w:bCs/>
          <w:color w:val="FF0000"/>
          <w:sz w:val="22"/>
          <w:highlight w:val="yellow"/>
          <w:u w:val="single"/>
        </w:rPr>
        <w:t>对应</w:t>
      </w:r>
      <w:r w:rsidRPr="00E128C1">
        <w:rPr>
          <w:rFonts w:eastAsia="黑体" w:cs="Times New Roman" w:hint="eastAsia"/>
          <w:bCs/>
          <w:color w:val="FF0000"/>
          <w:sz w:val="22"/>
          <w:highlight w:val="yellow"/>
          <w:u w:val="single"/>
        </w:rPr>
        <w:t>内容，</w:t>
      </w:r>
      <w:r>
        <w:rPr>
          <w:rFonts w:eastAsia="黑体" w:cs="Times New Roman" w:hint="eastAsia"/>
          <w:bCs/>
          <w:color w:val="FF0000"/>
          <w:sz w:val="22"/>
          <w:highlight w:val="yellow"/>
          <w:u w:val="single"/>
        </w:rPr>
        <w:t>适当</w:t>
      </w:r>
      <w:r w:rsidRPr="00E128C1">
        <w:rPr>
          <w:rFonts w:eastAsia="黑体" w:cs="Times New Roman" w:hint="eastAsia"/>
          <w:bCs/>
          <w:color w:val="FF0000"/>
          <w:sz w:val="22"/>
          <w:highlight w:val="yellow"/>
          <w:u w:val="single"/>
        </w:rPr>
        <w:t>补充</w:t>
      </w:r>
      <w:r>
        <w:rPr>
          <w:rFonts w:eastAsia="黑体" w:cs="Times New Roman" w:hint="eastAsia"/>
          <w:bCs/>
          <w:color w:val="FF0000"/>
          <w:sz w:val="22"/>
          <w:highlight w:val="yellow"/>
          <w:u w:val="single"/>
        </w:rPr>
        <w:t>优化整体逻辑和表述</w:t>
      </w:r>
      <w:r w:rsidRPr="00E128C1">
        <w:rPr>
          <w:rFonts w:eastAsia="黑体" w:cs="Times New Roman" w:hint="eastAsia"/>
          <w:bCs/>
          <w:color w:val="FF0000"/>
          <w:sz w:val="22"/>
          <w:highlight w:val="yellow"/>
          <w:u w:val="single"/>
        </w:rPr>
        <w:t>。</w:t>
      </w:r>
      <w:r w:rsidR="00215F44">
        <w:rPr>
          <w:rFonts w:eastAsia="黑体" w:cs="Times New Roman" w:hint="eastAsia"/>
          <w:bCs/>
          <w:color w:val="FF0000"/>
          <w:sz w:val="22"/>
          <w:highlight w:val="yellow"/>
          <w:u w:val="single"/>
        </w:rPr>
        <w:t>】</w:t>
      </w:r>
    </w:p>
    <w:p w14:paraId="2C5FFB96" w14:textId="1BE8867D" w:rsidR="00883A8F" w:rsidRDefault="00883A8F" w:rsidP="00B05540">
      <w:pPr>
        <w:pStyle w:val="2"/>
        <w:ind w:firstLine="560"/>
        <w:rPr>
          <w:rFonts w:hint="eastAsia"/>
          <w:lang w:bidi="ar"/>
        </w:rPr>
      </w:pPr>
      <w:r>
        <w:rPr>
          <w:rFonts w:hint="eastAsia"/>
          <w:lang w:bidi="ar"/>
        </w:rPr>
        <w:t>1</w:t>
      </w:r>
      <w:r w:rsidR="00B05540">
        <w:rPr>
          <w:rFonts w:hint="eastAsia"/>
          <w:lang w:bidi="ar"/>
        </w:rPr>
        <w:t>引言</w:t>
      </w:r>
    </w:p>
    <w:p w14:paraId="38DEC4DB" w14:textId="42BC9FFF" w:rsidR="0052438B" w:rsidRPr="00656CF7" w:rsidRDefault="00857C75" w:rsidP="0052438B">
      <w:pPr>
        <w:ind w:firstLine="480"/>
      </w:pPr>
      <w:r w:rsidRPr="00656CF7">
        <w:rPr>
          <w:szCs w:val="32"/>
        </w:rPr>
        <w:t>矿井提升机作为煤矿井下提升系统的核心部件之一，其钢丝绳承担着重要的运输任务，负责运送矿井中的人员、煤炭、矿石、设备及其他物资。因此</w:t>
      </w:r>
      <w:r w:rsidRPr="00656CF7">
        <w:rPr>
          <w:rFonts w:hint="eastAsia"/>
          <w:szCs w:val="32"/>
        </w:rPr>
        <w:t>，</w:t>
      </w:r>
      <w:r w:rsidRPr="00656CF7">
        <w:rPr>
          <w:szCs w:val="32"/>
        </w:rPr>
        <w:t>其运行状态的好坏直接关系到煤矿</w:t>
      </w:r>
      <w:r w:rsidRPr="00656CF7">
        <w:rPr>
          <w:rFonts w:hint="eastAsia"/>
          <w:szCs w:val="32"/>
        </w:rPr>
        <w:t>的</w:t>
      </w:r>
      <w:r w:rsidRPr="00656CF7">
        <w:rPr>
          <w:szCs w:val="32"/>
        </w:rPr>
        <w:t>生产安全。</w:t>
      </w:r>
      <w:r w:rsidR="0052438B" w:rsidRPr="00656CF7">
        <w:rPr>
          <w:rFonts w:hint="eastAsia"/>
        </w:rPr>
        <w:t>因此，钢丝绳缺陷检测一直是煤矿智能探测中的一个重要研究热点。</w:t>
      </w:r>
      <w:r w:rsidR="004E5B3E" w:rsidRPr="00656CF7">
        <w:rPr>
          <w:rFonts w:hint="eastAsia"/>
        </w:rPr>
        <w:t>由于在现实世界中，异常是罕见的、不可预测并且多样化的，尤其是在煤矿井下的矿井提升机中。手机包含所有异常类型的数据集是不切实际的。为了解决这一不便，无监督异常</w:t>
      </w:r>
      <w:r w:rsidR="004E5B3E" w:rsidRPr="001770DD">
        <w:rPr>
          <w:rFonts w:hint="eastAsia"/>
          <w:color w:val="FF0000"/>
          <w:highlight w:val="yellow"/>
        </w:rPr>
        <w:t>（</w:t>
      </w:r>
      <w:r w:rsidR="004E5B3E" w:rsidRPr="001770DD">
        <w:rPr>
          <w:rFonts w:hint="eastAsia"/>
          <w:color w:val="FF0000"/>
          <w:highlight w:val="yellow"/>
        </w:rPr>
        <w:t>UAD</w:t>
      </w:r>
      <w:r w:rsidR="004E5B3E" w:rsidRPr="001770DD">
        <w:rPr>
          <w:rFonts w:hint="eastAsia"/>
          <w:color w:val="FF0000"/>
          <w:highlight w:val="yellow"/>
        </w:rPr>
        <w:t>）</w:t>
      </w:r>
      <w:r w:rsidR="001770DD" w:rsidRPr="00C5076C">
        <w:rPr>
          <w:rFonts w:cs="Times New Roman" w:hint="eastAsia"/>
          <w:b/>
          <w:bCs/>
          <w:color w:val="FF0000"/>
          <w:sz w:val="20"/>
          <w:szCs w:val="20"/>
          <w:highlight w:val="yellow"/>
          <w:u w:val="single"/>
        </w:rPr>
        <w:t>【</w:t>
      </w:r>
      <w:r w:rsidR="001770DD">
        <w:rPr>
          <w:rFonts w:cs="Times New Roman" w:hint="eastAsia"/>
          <w:b/>
          <w:bCs/>
          <w:color w:val="FF0000"/>
          <w:sz w:val="20"/>
          <w:szCs w:val="20"/>
          <w:highlight w:val="yellow"/>
          <w:u w:val="single"/>
        </w:rPr>
        <w:t>所有英文缩写，</w:t>
      </w:r>
      <w:r w:rsidR="001770DD" w:rsidRPr="00C5076C">
        <w:rPr>
          <w:rFonts w:cs="Times New Roman" w:hint="eastAsia"/>
          <w:b/>
          <w:bCs/>
          <w:color w:val="FF0000"/>
          <w:sz w:val="20"/>
          <w:szCs w:val="20"/>
          <w:highlight w:val="yellow"/>
          <w:u w:val="single"/>
        </w:rPr>
        <w:t>在全文第一次出现的</w:t>
      </w:r>
      <w:r w:rsidR="001770DD" w:rsidRPr="00C5076C">
        <w:rPr>
          <w:rFonts w:cs="Times New Roman" w:hint="eastAsia"/>
          <w:b/>
          <w:bCs/>
          <w:color w:val="FF0000"/>
          <w:sz w:val="20"/>
          <w:szCs w:val="20"/>
          <w:highlight w:val="yellow"/>
          <w:u w:val="single"/>
        </w:rPr>
        <w:lastRenderedPageBreak/>
        <w:t>时候，给出中英文全称，后面都可以用简称了！】</w:t>
      </w:r>
      <w:r w:rsidR="004E5B3E" w:rsidRPr="00656CF7">
        <w:rPr>
          <w:rFonts w:hint="eastAsia"/>
        </w:rPr>
        <w:t>同通过收集无异常的数据进行训练，如果与无异常数据有任何偏差，则会对异常进行区分。</w:t>
      </w:r>
    </w:p>
    <w:p w14:paraId="78F326BE" w14:textId="2AE227D3" w:rsidR="004E5B3E" w:rsidRPr="004E5B3E" w:rsidRDefault="004E5B3E" w:rsidP="004E5B3E">
      <w:pPr>
        <w:spacing w:line="400" w:lineRule="exact"/>
        <w:ind w:firstLine="480"/>
      </w:pPr>
      <w:bookmarkStart w:id="64" w:name="_Hlk202731897"/>
      <w:r w:rsidRPr="00A25C6A">
        <w:t>基于映射的迁移学习方法旨在将特征转换到预期的分布形式，这种分布通常是多元高斯分布。</w:t>
      </w:r>
      <w:bookmarkEnd w:id="64"/>
      <w:r w:rsidRPr="00A25C6A">
        <w:t>具体而言，首先利用一个强大的</w:t>
      </w:r>
      <w:proofErr w:type="gramStart"/>
      <w:r w:rsidRPr="00A25C6A">
        <w:t>预训练</w:t>
      </w:r>
      <w:proofErr w:type="gramEnd"/>
      <w:r w:rsidRPr="00A25C6A">
        <w:t>模型获取正常图像的特征，然后通过映射模块将这些特征转换到高斯分布中。在评估过程中，若检测</w:t>
      </w:r>
      <w:proofErr w:type="gramStart"/>
      <w:r w:rsidRPr="00A25C6A">
        <w:t>到特征</w:t>
      </w:r>
      <w:proofErr w:type="gramEnd"/>
      <w:r w:rsidRPr="00A25C6A">
        <w:t>偏离该分布，可以根据偏离程度计算出异常的概率值</w:t>
      </w:r>
      <w:r w:rsidRPr="00A778CF">
        <w:t>。</w:t>
      </w:r>
      <w:bookmarkStart w:id="65" w:name="_Hlk202731915"/>
      <w:proofErr w:type="spellStart"/>
      <w:r w:rsidRPr="00A778CF">
        <w:t>Tailanian</w:t>
      </w:r>
      <w:proofErr w:type="spellEnd"/>
      <w:r w:rsidRPr="00A778CF">
        <w:t>等人</w:t>
      </w:r>
      <w:r w:rsidR="008B5883">
        <w:fldChar w:fldCharType="begin"/>
      </w:r>
      <w:r w:rsidR="008B5883">
        <w:instrText xml:space="preserve"> REF _Ref192269149 \r \h </w:instrText>
      </w:r>
      <w:r w:rsidR="008B5883">
        <w:fldChar w:fldCharType="separate"/>
      </w:r>
      <w:r w:rsidR="008B5883">
        <w:t>[1]</w:t>
      </w:r>
      <w:r w:rsidR="008B5883">
        <w:fldChar w:fldCharType="end"/>
      </w:r>
      <w:r w:rsidRPr="00A778CF">
        <w:t>提出了一个相反的框架用来检测图像中的异常，该框架将统计分析应用于由</w:t>
      </w:r>
      <w:r w:rsidRPr="00A778CF">
        <w:t>PCA</w:t>
      </w:r>
      <w:r w:rsidRPr="00A778CF">
        <w:t>和</w:t>
      </w:r>
      <w:proofErr w:type="spellStart"/>
      <w:r w:rsidRPr="00A778CF">
        <w:t>ResNet</w:t>
      </w:r>
      <w:proofErr w:type="spellEnd"/>
      <w:r w:rsidRPr="00A778CF">
        <w:t>生成的特征图。</w:t>
      </w:r>
      <w:r w:rsidRPr="00A778CF">
        <w:t>Rippel</w:t>
      </w:r>
      <w:r w:rsidRPr="00A778CF">
        <w:t>等人</w:t>
      </w:r>
      <w:r>
        <w:rPr>
          <w:vertAlign w:val="superscript"/>
        </w:rPr>
        <w:fldChar w:fldCharType="begin"/>
      </w:r>
      <w:r>
        <w:rPr>
          <w:vertAlign w:val="superscript"/>
        </w:rPr>
        <w:instrText xml:space="preserve"> REF _Ref192269157 \r \h </w:instrText>
      </w:r>
      <w:r>
        <w:rPr>
          <w:vertAlign w:val="superscript"/>
        </w:rPr>
      </w:r>
      <w:r>
        <w:rPr>
          <w:vertAlign w:val="superscript"/>
        </w:rPr>
        <w:fldChar w:fldCharType="separate"/>
      </w:r>
      <w:r>
        <w:rPr>
          <w:vertAlign w:val="superscript"/>
        </w:rPr>
        <w:t>[</w:t>
      </w:r>
      <w:r w:rsidR="000C0ABF">
        <w:rPr>
          <w:rFonts w:hint="eastAsia"/>
          <w:vertAlign w:val="superscript"/>
        </w:rPr>
        <w:t>2</w:t>
      </w:r>
      <w:r>
        <w:rPr>
          <w:vertAlign w:val="superscript"/>
        </w:rPr>
        <w:t>]</w:t>
      </w:r>
      <w:r>
        <w:rPr>
          <w:vertAlign w:val="superscript"/>
        </w:rPr>
        <w:fldChar w:fldCharType="end"/>
      </w:r>
      <w:r w:rsidRPr="00A778CF">
        <w:t>通过将多元高斯拟合</w:t>
      </w:r>
      <w:proofErr w:type="gramStart"/>
      <w:r w:rsidRPr="00A778CF">
        <w:t>到预训练</w:t>
      </w:r>
      <w:proofErr w:type="gramEnd"/>
      <w:r w:rsidRPr="00A778CF">
        <w:t>网络的特征表示来建立</w:t>
      </w:r>
      <w:proofErr w:type="gramStart"/>
      <w:r w:rsidRPr="00A778CF">
        <w:t>正态性模型</w:t>
      </w:r>
      <w:proofErr w:type="gramEnd"/>
      <w:r w:rsidRPr="00A778CF">
        <w:t>。</w:t>
      </w:r>
      <w:proofErr w:type="spellStart"/>
      <w:r w:rsidRPr="00A778CF">
        <w:t>PEDENet</w:t>
      </w:r>
      <w:proofErr w:type="spellEnd"/>
      <w:r>
        <w:rPr>
          <w:vertAlign w:val="superscript"/>
        </w:rPr>
        <w:fldChar w:fldCharType="begin"/>
      </w:r>
      <w:r>
        <w:rPr>
          <w:vertAlign w:val="superscript"/>
        </w:rPr>
        <w:instrText xml:space="preserve"> REF _Ref192269167 \r \h </w:instrText>
      </w:r>
      <w:r>
        <w:rPr>
          <w:vertAlign w:val="superscript"/>
        </w:rPr>
      </w:r>
      <w:r>
        <w:rPr>
          <w:vertAlign w:val="superscript"/>
        </w:rPr>
        <w:fldChar w:fldCharType="separate"/>
      </w:r>
      <w:r>
        <w:rPr>
          <w:vertAlign w:val="superscript"/>
        </w:rPr>
        <w:t>[</w:t>
      </w:r>
      <w:r w:rsidR="000C0ABF">
        <w:rPr>
          <w:rFonts w:hint="eastAsia"/>
          <w:vertAlign w:val="superscript"/>
        </w:rPr>
        <w:t>3</w:t>
      </w:r>
      <w:r>
        <w:rPr>
          <w:vertAlign w:val="superscript"/>
        </w:rPr>
        <w:t>]</w:t>
      </w:r>
      <w:r>
        <w:rPr>
          <w:vertAlign w:val="superscript"/>
        </w:rPr>
        <w:fldChar w:fldCharType="end"/>
      </w:r>
      <w:r w:rsidRPr="00A778CF">
        <w:t>框架由补丁嵌入网络、密度估计网络和位置预测网络组成。</w:t>
      </w:r>
      <w:bookmarkEnd w:id="65"/>
      <w:r w:rsidRPr="00A778CF">
        <w:t>首先，补丁嵌入模块用于减少</w:t>
      </w:r>
      <w:proofErr w:type="gramStart"/>
      <w:r w:rsidRPr="00A778CF">
        <w:t>预训练</w:t>
      </w:r>
      <w:proofErr w:type="gramEnd"/>
      <w:r w:rsidRPr="00A778CF">
        <w:t>网络提取的特征的大小。然后，利用密度估计模块和位置预测模块预测补丁嵌入的相对位置，并在推理过程中根据预测结果与实际结果的差异判断图像是否异常。</w:t>
      </w:r>
      <w:bookmarkStart w:id="66" w:name="_Hlk202731933"/>
      <w:r w:rsidRPr="00A778CF">
        <w:t>Wan</w:t>
      </w:r>
      <w:r>
        <w:rPr>
          <w:vertAlign w:val="superscript"/>
        </w:rPr>
        <w:fldChar w:fldCharType="begin"/>
      </w:r>
      <w:r>
        <w:rPr>
          <w:vertAlign w:val="superscript"/>
        </w:rPr>
        <w:instrText xml:space="preserve"> REF _Ref192269196 \r \h </w:instrText>
      </w:r>
      <w:r>
        <w:rPr>
          <w:vertAlign w:val="superscript"/>
        </w:rPr>
      </w:r>
      <w:r>
        <w:rPr>
          <w:vertAlign w:val="superscript"/>
        </w:rPr>
        <w:fldChar w:fldCharType="separate"/>
      </w:r>
      <w:r>
        <w:rPr>
          <w:vertAlign w:val="superscript"/>
        </w:rPr>
        <w:t>[</w:t>
      </w:r>
      <w:r w:rsidR="00AF4885">
        <w:rPr>
          <w:rFonts w:hint="eastAsia"/>
          <w:vertAlign w:val="superscript"/>
        </w:rPr>
        <w:t>4</w:t>
      </w:r>
      <w:r>
        <w:rPr>
          <w:vertAlign w:val="superscript"/>
        </w:rPr>
        <w:t>]</w:t>
      </w:r>
      <w:r>
        <w:rPr>
          <w:vertAlign w:val="superscript"/>
        </w:rPr>
        <w:fldChar w:fldCharType="end"/>
      </w:r>
      <w:r w:rsidRPr="00A778CF">
        <w:t>等人提出</w:t>
      </w:r>
      <w:proofErr w:type="gramStart"/>
      <w:r w:rsidRPr="00A778CF">
        <w:t>预训练</w:t>
      </w:r>
      <w:proofErr w:type="gramEnd"/>
      <w:r w:rsidRPr="00A778CF">
        <w:t>特征映</w:t>
      </w:r>
      <w:r w:rsidRPr="00A778CF">
        <w:t>PFM</w:t>
      </w:r>
      <w:r>
        <w:rPr>
          <w:rFonts w:hint="eastAsia"/>
        </w:rPr>
        <w:t>。该网络</w:t>
      </w:r>
      <w:r w:rsidRPr="00A778CF">
        <w:t>提出了双向和多层双向</w:t>
      </w:r>
      <w:proofErr w:type="gramStart"/>
      <w:r w:rsidRPr="00A778CF">
        <w:t>预训练</w:t>
      </w:r>
      <w:proofErr w:type="gramEnd"/>
      <w:r w:rsidRPr="00A778CF">
        <w:t>特征映射，以提高普通特征映射的性能。此外，</w:t>
      </w:r>
      <w:r w:rsidRPr="00A778CF">
        <w:t>Wan</w:t>
      </w:r>
      <w:r w:rsidRPr="00A778CF">
        <w:t>等人</w:t>
      </w:r>
      <w:r>
        <w:rPr>
          <w:vertAlign w:val="superscript"/>
        </w:rPr>
        <w:fldChar w:fldCharType="begin"/>
      </w:r>
      <w:r>
        <w:rPr>
          <w:vertAlign w:val="superscript"/>
        </w:rPr>
        <w:instrText xml:space="preserve"> REF _Ref192269203 \r \h </w:instrText>
      </w:r>
      <w:r>
        <w:rPr>
          <w:vertAlign w:val="superscript"/>
        </w:rPr>
      </w:r>
      <w:r>
        <w:rPr>
          <w:vertAlign w:val="superscript"/>
        </w:rPr>
        <w:fldChar w:fldCharType="separate"/>
      </w:r>
      <w:r>
        <w:rPr>
          <w:vertAlign w:val="superscript"/>
        </w:rPr>
        <w:t>[</w:t>
      </w:r>
      <w:r w:rsidR="000C0ABF">
        <w:rPr>
          <w:rFonts w:hint="eastAsia"/>
          <w:vertAlign w:val="superscript"/>
        </w:rPr>
        <w:t>4</w:t>
      </w:r>
      <w:r>
        <w:rPr>
          <w:vertAlign w:val="superscript"/>
        </w:rPr>
        <w:t>]</w:t>
      </w:r>
      <w:r>
        <w:rPr>
          <w:vertAlign w:val="superscript"/>
        </w:rPr>
        <w:fldChar w:fldCharType="end"/>
      </w:r>
      <w:r w:rsidRPr="00A778CF">
        <w:t>将位置编码添加到</w:t>
      </w:r>
      <w:r w:rsidRPr="00A778CF">
        <w:t>PFM</w:t>
      </w:r>
      <w:r w:rsidRPr="00A778CF">
        <w:t>框架中，并提出了一种新的位置编码增强特征映射</w:t>
      </w:r>
      <w:r w:rsidRPr="00A778CF">
        <w:t>(PEFM)</w:t>
      </w:r>
      <w:r w:rsidRPr="006615FF">
        <w:rPr>
          <w:vertAlign w:val="superscript"/>
        </w:rPr>
        <w:fldChar w:fldCharType="begin"/>
      </w:r>
      <w:r w:rsidRPr="006615FF">
        <w:rPr>
          <w:vertAlign w:val="superscript"/>
        </w:rPr>
        <w:instrText xml:space="preserve"> REF _Ref192269203 \r \h  \* MERGEFORMAT </w:instrText>
      </w:r>
      <w:r w:rsidRPr="006615FF">
        <w:rPr>
          <w:vertAlign w:val="superscript"/>
        </w:rPr>
      </w:r>
      <w:r w:rsidRPr="006615FF">
        <w:rPr>
          <w:vertAlign w:val="superscript"/>
        </w:rPr>
        <w:fldChar w:fldCharType="separate"/>
      </w:r>
      <w:r>
        <w:rPr>
          <w:vertAlign w:val="superscript"/>
        </w:rPr>
        <w:t>[</w:t>
      </w:r>
      <w:r w:rsidR="00F429AE">
        <w:rPr>
          <w:rFonts w:hint="eastAsia"/>
          <w:vertAlign w:val="superscript"/>
        </w:rPr>
        <w:t>5</w:t>
      </w:r>
      <w:r>
        <w:rPr>
          <w:vertAlign w:val="superscript"/>
        </w:rPr>
        <w:t>]</w:t>
      </w:r>
      <w:r w:rsidRPr="006615FF">
        <w:rPr>
          <w:vertAlign w:val="superscript"/>
        </w:rPr>
        <w:fldChar w:fldCharType="end"/>
      </w:r>
      <w:r w:rsidRPr="00A778CF">
        <w:t>来进一步增强</w:t>
      </w:r>
      <w:r w:rsidRPr="00A778CF">
        <w:t>PFM</w:t>
      </w:r>
      <w:r w:rsidRPr="00A778CF">
        <w:t>。</w:t>
      </w:r>
      <w:r w:rsidRPr="00A778CF">
        <w:t>FYD</w:t>
      </w:r>
      <w:r>
        <w:rPr>
          <w:vertAlign w:val="superscript"/>
        </w:rPr>
        <w:fldChar w:fldCharType="begin"/>
      </w:r>
      <w:r>
        <w:rPr>
          <w:vertAlign w:val="superscript"/>
        </w:rPr>
        <w:instrText xml:space="preserve"> REF _Ref192269236 \r \h </w:instrText>
      </w:r>
      <w:r>
        <w:rPr>
          <w:vertAlign w:val="superscript"/>
        </w:rPr>
      </w:r>
      <w:r>
        <w:rPr>
          <w:vertAlign w:val="superscript"/>
        </w:rPr>
        <w:fldChar w:fldCharType="separate"/>
      </w:r>
      <w:r>
        <w:rPr>
          <w:vertAlign w:val="superscript"/>
        </w:rPr>
        <w:t>[</w:t>
      </w:r>
      <w:r w:rsidR="00F429AE">
        <w:rPr>
          <w:rFonts w:hint="eastAsia"/>
          <w:vertAlign w:val="superscript"/>
        </w:rPr>
        <w:t>6</w:t>
      </w:r>
      <w:r>
        <w:rPr>
          <w:vertAlign w:val="superscript"/>
        </w:rPr>
        <w:t>]</w:t>
      </w:r>
      <w:r>
        <w:rPr>
          <w:vertAlign w:val="superscript"/>
        </w:rPr>
        <w:fldChar w:fldCharType="end"/>
      </w:r>
      <w:r w:rsidRPr="00A778CF">
        <w:t>首次将配准引入到工业图像缺陷检测中。</w:t>
      </w:r>
      <w:bookmarkEnd w:id="66"/>
      <w:r w:rsidRPr="00A778CF">
        <w:t>FYD</w:t>
      </w:r>
      <w:r w:rsidRPr="00A778CF">
        <w:t>提出了一种从粗到细的对齐方法，该方法对齐</w:t>
      </w:r>
      <w:r>
        <w:rPr>
          <w:rFonts w:hint="eastAsia"/>
        </w:rPr>
        <w:t>输入数据的特征图</w:t>
      </w:r>
      <w:r w:rsidRPr="00A778CF">
        <w:t>。在细化对齐阶段，非对比学习用于增加批次中所有对应位置之间的特征相似度。</w:t>
      </w:r>
    </w:p>
    <w:p w14:paraId="6F02B8A7" w14:textId="612E119B" w:rsidR="00557CD6" w:rsidRPr="00150102" w:rsidRDefault="00557CD6" w:rsidP="00150102">
      <w:pPr>
        <w:spacing w:line="400" w:lineRule="exact"/>
        <w:ind w:firstLine="480"/>
      </w:pPr>
      <w:r w:rsidRPr="00A778CF">
        <w:t>归一化流</w:t>
      </w:r>
      <w:r>
        <w:rPr>
          <w:rFonts w:hint="eastAsia"/>
        </w:rPr>
        <w:t>（</w:t>
      </w:r>
      <w:r w:rsidRPr="00A778CF">
        <w:t>Normalizing Flows</w:t>
      </w:r>
      <w:r>
        <w:t>，</w:t>
      </w:r>
      <w:r w:rsidRPr="00A778CF">
        <w:t>NF</w:t>
      </w:r>
      <w:r>
        <w:rPr>
          <w:rFonts w:hint="eastAsia"/>
        </w:rPr>
        <w:t>）</w:t>
      </w:r>
      <w:r w:rsidRPr="006615FF">
        <w:rPr>
          <w:vertAlign w:val="superscript"/>
        </w:rPr>
        <w:fldChar w:fldCharType="begin"/>
      </w:r>
      <w:r w:rsidRPr="006615FF">
        <w:rPr>
          <w:vertAlign w:val="superscript"/>
        </w:rPr>
        <w:instrText xml:space="preserve"> REF _Ref192269245 \r \h  \* MERGEFORMAT </w:instrText>
      </w:r>
      <w:r w:rsidRPr="006615FF">
        <w:rPr>
          <w:vertAlign w:val="superscript"/>
        </w:rPr>
      </w:r>
      <w:r w:rsidRPr="006615FF">
        <w:rPr>
          <w:vertAlign w:val="superscript"/>
        </w:rPr>
        <w:fldChar w:fldCharType="separate"/>
      </w:r>
      <w:r>
        <w:rPr>
          <w:vertAlign w:val="superscript"/>
        </w:rPr>
        <w:t>[</w:t>
      </w:r>
      <w:r w:rsidR="00DC473C">
        <w:rPr>
          <w:rFonts w:hint="eastAsia"/>
          <w:vertAlign w:val="superscript"/>
        </w:rPr>
        <w:t>7</w:t>
      </w:r>
      <w:r>
        <w:rPr>
          <w:vertAlign w:val="superscript"/>
        </w:rPr>
        <w:t>]</w:t>
      </w:r>
      <w:r w:rsidRPr="006615FF">
        <w:rPr>
          <w:vertAlign w:val="superscript"/>
        </w:rPr>
        <w:fldChar w:fldCharType="end"/>
      </w:r>
      <w:r w:rsidRPr="00A778CF">
        <w:t>是一种通过一系列可逆映射变换概率密度来构造复杂分布的技术。</w:t>
      </w:r>
      <w:r w:rsidRPr="00A778CF">
        <w:t>NF</w:t>
      </w:r>
      <w:r w:rsidRPr="00A778CF">
        <w:t>方法</w:t>
      </w:r>
      <w:proofErr w:type="gramStart"/>
      <w:r w:rsidRPr="00A778CF">
        <w:t>从预训练</w:t>
      </w:r>
      <w:proofErr w:type="gramEnd"/>
      <w:r w:rsidRPr="00A778CF">
        <w:t>模型</w:t>
      </w:r>
      <w:r>
        <w:rPr>
          <w:rFonts w:hint="eastAsia"/>
        </w:rPr>
        <w:t>（</w:t>
      </w:r>
      <w:r w:rsidRPr="00A778CF">
        <w:t>如</w:t>
      </w:r>
      <w:proofErr w:type="spellStart"/>
      <w:r w:rsidRPr="00A778CF">
        <w:t>ResNet</w:t>
      </w:r>
      <w:proofErr w:type="spellEnd"/>
      <w:r>
        <w:rPr>
          <w:vertAlign w:val="superscript"/>
        </w:rPr>
        <w:fldChar w:fldCharType="begin"/>
      </w:r>
      <w:r>
        <w:rPr>
          <w:vertAlign w:val="superscript"/>
        </w:rPr>
        <w:instrText xml:space="preserve"> REF _Ref192269257 \r \h </w:instrText>
      </w:r>
      <w:r>
        <w:rPr>
          <w:vertAlign w:val="superscript"/>
        </w:rPr>
      </w:r>
      <w:r>
        <w:rPr>
          <w:vertAlign w:val="superscript"/>
        </w:rPr>
        <w:fldChar w:fldCharType="separate"/>
      </w:r>
      <w:r>
        <w:rPr>
          <w:vertAlign w:val="superscript"/>
        </w:rPr>
        <w:t>[</w:t>
      </w:r>
      <w:r w:rsidR="008B5883">
        <w:rPr>
          <w:rFonts w:hint="eastAsia"/>
          <w:vertAlign w:val="superscript"/>
        </w:rPr>
        <w:t>8</w:t>
      </w:r>
      <w:r>
        <w:rPr>
          <w:vertAlign w:val="superscript"/>
        </w:rPr>
        <w:t>]</w:t>
      </w:r>
      <w:r>
        <w:rPr>
          <w:vertAlign w:val="superscript"/>
        </w:rPr>
        <w:fldChar w:fldCharType="end"/>
      </w:r>
      <w:r w:rsidRPr="00A778CF">
        <w:t>或</w:t>
      </w:r>
      <w:r w:rsidRPr="00A778CF">
        <w:t>Swin Transformer</w:t>
      </w:r>
      <w:r>
        <w:rPr>
          <w:vertAlign w:val="superscript"/>
        </w:rPr>
        <w:fldChar w:fldCharType="begin"/>
      </w:r>
      <w:r>
        <w:rPr>
          <w:vertAlign w:val="superscript"/>
        </w:rPr>
        <w:instrText xml:space="preserve"> REF _Ref192269266 \r \h </w:instrText>
      </w:r>
      <w:r>
        <w:rPr>
          <w:vertAlign w:val="superscript"/>
        </w:rPr>
      </w:r>
      <w:r>
        <w:rPr>
          <w:vertAlign w:val="superscript"/>
        </w:rPr>
        <w:fldChar w:fldCharType="separate"/>
      </w:r>
      <w:r>
        <w:rPr>
          <w:vertAlign w:val="superscript"/>
        </w:rPr>
        <w:t>[</w:t>
      </w:r>
      <w:r w:rsidR="0062409F">
        <w:rPr>
          <w:rFonts w:hint="eastAsia"/>
          <w:vertAlign w:val="superscript"/>
        </w:rPr>
        <w:t>9</w:t>
      </w:r>
      <w:r>
        <w:rPr>
          <w:vertAlign w:val="superscript"/>
        </w:rPr>
        <w:t>]</w:t>
      </w:r>
      <w:r>
        <w:rPr>
          <w:vertAlign w:val="superscript"/>
        </w:rPr>
        <w:fldChar w:fldCharType="end"/>
      </w:r>
      <w:r>
        <w:rPr>
          <w:rFonts w:hint="eastAsia"/>
        </w:rPr>
        <w:t>）</w:t>
      </w:r>
      <w:r w:rsidRPr="00A778CF">
        <w:t>的正常图像中提取特征，并在训练阶段将特征分布转换为高斯分布。</w:t>
      </w:r>
      <w:r w:rsidR="004E5B3E" w:rsidRPr="00A778CF">
        <w:t>在测试阶段，异常图像经过</w:t>
      </w:r>
      <w:r w:rsidR="004E5B3E" w:rsidRPr="00A778CF">
        <w:t>NF</w:t>
      </w:r>
      <w:r w:rsidR="004E5B3E" w:rsidRPr="00A778CF">
        <w:t>处理后的特征会偏离训练阶段的高斯分布，这也是区分正常和异常图像的重要原则。</w:t>
      </w:r>
      <w:proofErr w:type="spellStart"/>
      <w:r w:rsidR="004E5B3E" w:rsidRPr="00B32341">
        <w:t>DifferNet</w:t>
      </w:r>
      <w:proofErr w:type="spellEnd"/>
      <w:r w:rsidR="004E5B3E">
        <w:rPr>
          <w:vertAlign w:val="superscript"/>
        </w:rPr>
        <w:fldChar w:fldCharType="begin"/>
      </w:r>
      <w:r w:rsidR="004E5B3E">
        <w:rPr>
          <w:vertAlign w:val="superscript"/>
        </w:rPr>
        <w:instrText xml:space="preserve"> REF _Ref192269276 \r \h </w:instrText>
      </w:r>
      <w:r w:rsidR="004E5B3E">
        <w:rPr>
          <w:vertAlign w:val="superscript"/>
        </w:rPr>
      </w:r>
      <w:r w:rsidR="004E5B3E">
        <w:rPr>
          <w:vertAlign w:val="superscript"/>
        </w:rPr>
        <w:fldChar w:fldCharType="separate"/>
      </w:r>
      <w:r w:rsidR="004E5B3E">
        <w:rPr>
          <w:vertAlign w:val="superscript"/>
        </w:rPr>
        <w:t>[</w:t>
      </w:r>
      <w:r w:rsidR="00565156">
        <w:rPr>
          <w:rFonts w:hint="eastAsia"/>
          <w:vertAlign w:val="superscript"/>
        </w:rPr>
        <w:t>10</w:t>
      </w:r>
      <w:r w:rsidR="004E5B3E">
        <w:rPr>
          <w:vertAlign w:val="superscript"/>
        </w:rPr>
        <w:t>]</w:t>
      </w:r>
      <w:r w:rsidR="004E5B3E">
        <w:rPr>
          <w:vertAlign w:val="superscript"/>
        </w:rPr>
        <w:fldChar w:fldCharType="end"/>
      </w:r>
      <w:r w:rsidR="004E5B3E" w:rsidRPr="00A778CF">
        <w:t>是第一个使用</w:t>
      </w:r>
      <w:r w:rsidR="004E5B3E" w:rsidRPr="00A778CF">
        <w:t>NF</w:t>
      </w:r>
      <w:r w:rsidR="004E5B3E" w:rsidRPr="00A778CF">
        <w:t>来解决工业图像缺陷问题的研究。通过在归一化流中加入交叉卷积块来分配概率，</w:t>
      </w:r>
      <w:r w:rsidR="004E5B3E" w:rsidRPr="00A778CF">
        <w:t>CS-Flow</w:t>
      </w:r>
      <w:r w:rsidR="004E5B3E">
        <w:rPr>
          <w:vertAlign w:val="superscript"/>
        </w:rPr>
        <w:fldChar w:fldCharType="begin"/>
      </w:r>
      <w:r w:rsidR="004E5B3E">
        <w:rPr>
          <w:vertAlign w:val="superscript"/>
        </w:rPr>
        <w:instrText xml:space="preserve"> REF _Ref192269284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1</w:t>
      </w:r>
      <w:r w:rsidR="004E5B3E">
        <w:rPr>
          <w:vertAlign w:val="superscript"/>
        </w:rPr>
        <w:t>]</w:t>
      </w:r>
      <w:r w:rsidR="004E5B3E">
        <w:rPr>
          <w:vertAlign w:val="superscript"/>
        </w:rPr>
        <w:fldChar w:fldCharType="end"/>
      </w:r>
      <w:r w:rsidR="004E5B3E" w:rsidRPr="00A778CF">
        <w:t>利用多尺度特征映射内部和尺度特征映射之间的上下文来改进</w:t>
      </w:r>
      <w:proofErr w:type="spellStart"/>
      <w:r w:rsidR="004E5B3E" w:rsidRPr="00A778CF">
        <w:t>DifferNet</w:t>
      </w:r>
      <w:proofErr w:type="spellEnd"/>
      <w:r w:rsidR="004E5B3E" w:rsidRPr="00A778CF">
        <w:t>。</w:t>
      </w:r>
      <w:proofErr w:type="spellStart"/>
      <w:r w:rsidR="004E5B3E" w:rsidRPr="00A778CF">
        <w:t>CFlow</w:t>
      </w:r>
      <w:proofErr w:type="spellEnd"/>
      <w:r w:rsidR="004E5B3E" w:rsidRPr="00A778CF">
        <w:t xml:space="preserve">-AD </w:t>
      </w:r>
      <w:r w:rsidR="004E5B3E">
        <w:rPr>
          <w:vertAlign w:val="superscript"/>
        </w:rPr>
        <w:fldChar w:fldCharType="begin"/>
      </w:r>
      <w:r w:rsidR="004E5B3E">
        <w:rPr>
          <w:vertAlign w:val="superscript"/>
        </w:rPr>
        <w:instrText xml:space="preserve"> REF _Ref192269293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2</w:t>
      </w:r>
      <w:r w:rsidR="004E5B3E">
        <w:rPr>
          <w:vertAlign w:val="superscript"/>
        </w:rPr>
        <w:t>]</w:t>
      </w:r>
      <w:r w:rsidR="004E5B3E">
        <w:rPr>
          <w:vertAlign w:val="superscript"/>
        </w:rPr>
        <w:fldChar w:fldCharType="end"/>
      </w:r>
      <w:r w:rsidR="004E5B3E" w:rsidRPr="00A778CF">
        <w:t>将位置编码添加到条件归一化流框架中，以实现更好的结果。此外，</w:t>
      </w:r>
      <w:proofErr w:type="spellStart"/>
      <w:r w:rsidR="004E5B3E" w:rsidRPr="00A778CF">
        <w:t>CFlow</w:t>
      </w:r>
      <w:proofErr w:type="spellEnd"/>
      <w:r w:rsidR="004E5B3E" w:rsidRPr="00A778CF">
        <w:t>-AD</w:t>
      </w:r>
      <w:r w:rsidR="004E5B3E" w:rsidRPr="00A778CF">
        <w:t>还深入分析了为什么多元高斯假设在早期模型中是合理的，以及为什么更通用的</w:t>
      </w:r>
      <w:r w:rsidR="004E5B3E" w:rsidRPr="00A778CF">
        <w:t>NF</w:t>
      </w:r>
      <w:r w:rsidR="004E5B3E" w:rsidRPr="00A778CF">
        <w:t>框架旨在以更少的计算收敛到类似的结果。</w:t>
      </w:r>
      <w:proofErr w:type="spellStart"/>
      <w:r w:rsidR="004E5B3E" w:rsidRPr="00A778CF">
        <w:t>FastFlow</w:t>
      </w:r>
      <w:proofErr w:type="spellEnd"/>
      <w:r w:rsidR="004E5B3E">
        <w:rPr>
          <w:vertAlign w:val="superscript"/>
        </w:rPr>
        <w:fldChar w:fldCharType="begin"/>
      </w:r>
      <w:r w:rsidR="004E5B3E">
        <w:rPr>
          <w:vertAlign w:val="superscript"/>
        </w:rPr>
        <w:instrText xml:space="preserve"> REF _Ref192269302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3</w:t>
      </w:r>
      <w:r w:rsidR="004E5B3E">
        <w:rPr>
          <w:vertAlign w:val="superscript"/>
        </w:rPr>
        <w:t>]</w:t>
      </w:r>
      <w:r w:rsidR="004E5B3E">
        <w:rPr>
          <w:vertAlign w:val="superscript"/>
        </w:rPr>
        <w:fldChar w:fldCharType="end"/>
      </w:r>
      <w:r w:rsidR="004E5B3E" w:rsidRPr="00A778CF">
        <w:t>在</w:t>
      </w:r>
      <w:r w:rsidR="004E5B3E" w:rsidRPr="00A778CF">
        <w:t>NF</w:t>
      </w:r>
      <w:r w:rsidR="004E5B3E" w:rsidRPr="00A778CF">
        <w:t>模块中引入了大卷积核和小卷积核交替叠加，有效地对全局和局部分布进行建模。</w:t>
      </w:r>
      <w:proofErr w:type="spellStart"/>
      <w:r w:rsidR="004E5B3E" w:rsidRPr="00A778CF">
        <w:t>CAINNFlow</w:t>
      </w:r>
      <w:proofErr w:type="spellEnd"/>
      <w:r w:rsidR="004E5B3E">
        <w:rPr>
          <w:vertAlign w:val="superscript"/>
        </w:rPr>
        <w:fldChar w:fldCharType="begin"/>
      </w:r>
      <w:r w:rsidR="004E5B3E">
        <w:rPr>
          <w:vertAlign w:val="superscript"/>
        </w:rPr>
        <w:instrText xml:space="preserve"> REF _Ref192269315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4</w:t>
      </w:r>
      <w:r w:rsidR="004E5B3E">
        <w:rPr>
          <w:vertAlign w:val="superscript"/>
        </w:rPr>
        <w:t>]</w:t>
      </w:r>
      <w:r w:rsidR="004E5B3E">
        <w:rPr>
          <w:vertAlign w:val="superscript"/>
        </w:rPr>
        <w:fldChar w:fldCharType="end"/>
      </w:r>
      <w:r w:rsidR="004E5B3E" w:rsidRPr="00A778CF">
        <w:t>通过在</w:t>
      </w:r>
      <w:r w:rsidR="004E5B3E" w:rsidRPr="00A778CF">
        <w:t>NF</w:t>
      </w:r>
      <w:r w:rsidR="004E5B3E" w:rsidRPr="00A778CF">
        <w:t>模块中引入注意机制</w:t>
      </w:r>
      <w:r w:rsidR="004E5B3E" w:rsidRPr="00A778CF">
        <w:t>CBAM</w:t>
      </w:r>
      <w:r w:rsidR="004E5B3E">
        <w:rPr>
          <w:vertAlign w:val="superscript"/>
        </w:rPr>
        <w:fldChar w:fldCharType="begin"/>
      </w:r>
      <w:r w:rsidR="004E5B3E">
        <w:rPr>
          <w:vertAlign w:val="superscript"/>
        </w:rPr>
        <w:instrText xml:space="preserve"> REF _Ref192269324 \r \h </w:instrText>
      </w:r>
      <w:r w:rsidR="004E5B3E">
        <w:rPr>
          <w:vertAlign w:val="superscript"/>
        </w:rPr>
      </w:r>
      <w:r w:rsidR="004E5B3E">
        <w:rPr>
          <w:vertAlign w:val="superscript"/>
        </w:rPr>
        <w:fldChar w:fldCharType="separate"/>
      </w:r>
      <w:r w:rsidR="004E5B3E">
        <w:rPr>
          <w:vertAlign w:val="superscript"/>
        </w:rPr>
        <w:t>[</w:t>
      </w:r>
      <w:r w:rsidR="00565156">
        <w:rPr>
          <w:rFonts w:hint="eastAsia"/>
          <w:vertAlign w:val="superscript"/>
        </w:rPr>
        <w:t>15</w:t>
      </w:r>
      <w:r w:rsidR="004E5B3E">
        <w:rPr>
          <w:vertAlign w:val="superscript"/>
        </w:rPr>
        <w:t>]</w:t>
      </w:r>
      <w:r w:rsidR="004E5B3E">
        <w:rPr>
          <w:vertAlign w:val="superscript"/>
        </w:rPr>
        <w:fldChar w:fldCharType="end"/>
      </w:r>
      <w:r w:rsidR="004E5B3E" w:rsidRPr="00A778CF">
        <w:t>来提高模型的性能。在</w:t>
      </w:r>
      <w:proofErr w:type="spellStart"/>
      <w:r w:rsidR="004E5B3E" w:rsidRPr="00A778CF">
        <w:t>FastFlow</w:t>
      </w:r>
      <w:proofErr w:type="spellEnd"/>
      <w:r w:rsidR="004E5B3E" w:rsidRPr="00A778CF">
        <w:t>和</w:t>
      </w:r>
      <w:proofErr w:type="spellStart"/>
      <w:r w:rsidR="004E5B3E" w:rsidRPr="00A778CF">
        <w:t>CFlow</w:t>
      </w:r>
      <w:proofErr w:type="spellEnd"/>
      <w:r w:rsidR="004E5B3E" w:rsidRPr="00A778CF">
        <w:t>-AD</w:t>
      </w:r>
      <w:r w:rsidR="004E5B3E" w:rsidRPr="00A778CF">
        <w:t>等技术中，特征分布中心不是</w:t>
      </w:r>
      <w:r w:rsidR="004E5B3E" w:rsidRPr="00A778CF">
        <w:t>0</w:t>
      </w:r>
      <w:r w:rsidR="004E5B3E" w:rsidRPr="00A778CF">
        <w:t>，它们的性能不稳定。</w:t>
      </w:r>
      <w:r w:rsidR="004E5B3E" w:rsidRPr="00A778CF">
        <w:t>Kim</w:t>
      </w:r>
      <w:r w:rsidR="004E5B3E" w:rsidRPr="00A778CF">
        <w:t>等人</w:t>
      </w:r>
      <w:r w:rsidR="004E5B3E">
        <w:rPr>
          <w:vertAlign w:val="superscript"/>
        </w:rPr>
        <w:fldChar w:fldCharType="begin"/>
      </w:r>
      <w:r w:rsidR="004E5B3E">
        <w:rPr>
          <w:vertAlign w:val="superscript"/>
        </w:rPr>
        <w:instrText xml:space="preserve"> REF _Ref192269333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6</w:t>
      </w:r>
      <w:r w:rsidR="004E5B3E">
        <w:rPr>
          <w:vertAlign w:val="superscript"/>
        </w:rPr>
        <w:t>]</w:t>
      </w:r>
      <w:r w:rsidR="004E5B3E">
        <w:rPr>
          <w:vertAlign w:val="superscript"/>
        </w:rPr>
        <w:fldChar w:fldCharType="end"/>
      </w:r>
      <w:r w:rsidR="004E5B3E" w:rsidRPr="00A778CF">
        <w:t>提出了一种简单的解决方案</w:t>
      </w:r>
      <w:proofErr w:type="spellStart"/>
      <w:r w:rsidR="004E5B3E" w:rsidRPr="00A778CF">
        <w:t>AltUB</w:t>
      </w:r>
      <w:proofErr w:type="spellEnd"/>
      <w:r w:rsidR="004E5B3E">
        <w:rPr>
          <w:vertAlign w:val="superscript"/>
        </w:rPr>
        <w:fldChar w:fldCharType="begin"/>
      </w:r>
      <w:r w:rsidR="004E5B3E">
        <w:rPr>
          <w:vertAlign w:val="superscript"/>
        </w:rPr>
        <w:instrText xml:space="preserve"> REF _Ref192269345 \r \h </w:instrText>
      </w:r>
      <w:r w:rsidR="004E5B3E">
        <w:rPr>
          <w:vertAlign w:val="superscript"/>
        </w:rPr>
      </w:r>
      <w:r w:rsidR="004E5B3E">
        <w:rPr>
          <w:vertAlign w:val="superscript"/>
        </w:rPr>
        <w:fldChar w:fldCharType="separate"/>
      </w:r>
      <w:r w:rsidR="004E5B3E">
        <w:rPr>
          <w:vertAlign w:val="superscript"/>
        </w:rPr>
        <w:t>[</w:t>
      </w:r>
      <w:r w:rsidR="000C0ABF">
        <w:rPr>
          <w:rFonts w:hint="eastAsia"/>
          <w:vertAlign w:val="superscript"/>
        </w:rPr>
        <w:t>1</w:t>
      </w:r>
      <w:r w:rsidR="00565156">
        <w:rPr>
          <w:rFonts w:hint="eastAsia"/>
          <w:vertAlign w:val="superscript"/>
        </w:rPr>
        <w:t>7</w:t>
      </w:r>
      <w:r w:rsidR="004E5B3E">
        <w:rPr>
          <w:vertAlign w:val="superscript"/>
        </w:rPr>
        <w:t>]</w:t>
      </w:r>
      <w:r w:rsidR="004E5B3E">
        <w:rPr>
          <w:vertAlign w:val="superscript"/>
        </w:rPr>
        <w:fldChar w:fldCharType="end"/>
      </w:r>
      <w:r w:rsidR="004E5B3E" w:rsidRPr="00A778CF">
        <w:t>，它使用交替训练来更新归一化流的基本分布进行异常检测，以解决该问题。</w:t>
      </w:r>
      <w:proofErr w:type="spellStart"/>
      <w:r w:rsidR="004E5B3E" w:rsidRPr="00A778CF">
        <w:t>AltUB</w:t>
      </w:r>
      <w:proofErr w:type="spellEnd"/>
      <w:r w:rsidR="004E5B3E" w:rsidRPr="00A778CF">
        <w:t>使用</w:t>
      </w:r>
      <w:proofErr w:type="spellStart"/>
      <w:r w:rsidR="004E5B3E" w:rsidRPr="00A778CF">
        <w:t>AltUB</w:t>
      </w:r>
      <w:proofErr w:type="spellEnd"/>
      <w:r w:rsidR="004E5B3E" w:rsidRPr="00A778CF">
        <w:t xml:space="preserve"> </w:t>
      </w:r>
      <w:r w:rsidR="004E5B3E" w:rsidRPr="00A778CF">
        <w:t>验证了</w:t>
      </w:r>
      <w:proofErr w:type="spellStart"/>
      <w:r w:rsidR="004E5B3E" w:rsidRPr="00A778CF">
        <w:t>CFlow</w:t>
      </w:r>
      <w:proofErr w:type="spellEnd"/>
      <w:r w:rsidR="004E5B3E" w:rsidRPr="00A778CF">
        <w:t>-AD</w:t>
      </w:r>
      <w:r w:rsidR="004E5B3E" w:rsidRPr="00A778CF">
        <w:t>和</w:t>
      </w:r>
      <w:proofErr w:type="spellStart"/>
      <w:r w:rsidR="004E5B3E" w:rsidRPr="00A778CF">
        <w:t>FastFlow</w:t>
      </w:r>
      <w:proofErr w:type="spellEnd"/>
      <w:r w:rsidR="004E5B3E" w:rsidRPr="00A778CF">
        <w:t>的效果。但是归一化流</w:t>
      </w:r>
      <w:r w:rsidR="004E5B3E">
        <w:rPr>
          <w:rFonts w:hint="eastAsia"/>
        </w:rPr>
        <w:t>（</w:t>
      </w:r>
      <w:r w:rsidR="004E5B3E">
        <w:rPr>
          <w:rFonts w:hint="eastAsia"/>
        </w:rPr>
        <w:t>CS-flow</w:t>
      </w:r>
      <w:r w:rsidR="004E5B3E">
        <w:rPr>
          <w:rFonts w:hint="eastAsia"/>
        </w:rPr>
        <w:t>）</w:t>
      </w:r>
      <w:r w:rsidR="004E5B3E" w:rsidRPr="00A778CF">
        <w:t>只能处理完整的特征映射，即不允许下采样，耦合层消耗的内存是普通卷积层的几倍</w:t>
      </w:r>
      <w:r w:rsidR="004E5B3E" w:rsidRPr="00A778CF">
        <w:rPr>
          <w:rFonts w:hint="eastAsia"/>
        </w:rPr>
        <w:t>。</w:t>
      </w:r>
      <w:r w:rsidR="008D558F">
        <w:rPr>
          <w:rFonts w:hint="eastAsia"/>
        </w:rPr>
        <w:t>在</w:t>
      </w:r>
      <w:r w:rsidR="00381D55">
        <w:rPr>
          <w:rFonts w:hint="eastAsia"/>
        </w:rPr>
        <w:t>现实生活</w:t>
      </w:r>
      <w:r w:rsidR="008D558F">
        <w:rPr>
          <w:rFonts w:hint="eastAsia"/>
        </w:rPr>
        <w:t>中，钢丝绳的缺陷往往是动态变化的，</w:t>
      </w:r>
      <w:r w:rsidR="008D558F" w:rsidRPr="00434EA6">
        <w:rPr>
          <w:rFonts w:hint="eastAsia"/>
          <w:kern w:val="0"/>
          <w:lang w:bidi="ar"/>
        </w:rPr>
        <w:t>且受到矿井环境复杂</w:t>
      </w:r>
      <w:r w:rsidR="008D558F" w:rsidRPr="00434EA6">
        <w:rPr>
          <w:rFonts w:hint="eastAsia"/>
          <w:kern w:val="0"/>
          <w:lang w:bidi="ar"/>
        </w:rPr>
        <w:lastRenderedPageBreak/>
        <w:t>因素（如光照不足、灰尘干扰等）影响，</w:t>
      </w:r>
      <w:r w:rsidR="008D558F">
        <w:rPr>
          <w:rFonts w:hint="eastAsia"/>
          <w:kern w:val="0"/>
          <w:lang w:bidi="ar"/>
        </w:rPr>
        <w:t>以上提到的方法</w:t>
      </w:r>
      <w:r w:rsidR="008D558F" w:rsidRPr="00434EA6">
        <w:rPr>
          <w:rFonts w:hint="eastAsia"/>
          <w:kern w:val="0"/>
          <w:lang w:bidi="ar"/>
        </w:rPr>
        <w:t>难以全面、精确地捕捉这些变化。</w:t>
      </w:r>
      <w:r w:rsidR="008D558F">
        <w:rPr>
          <w:rFonts w:hint="eastAsia"/>
          <w:kern w:val="0"/>
          <w:lang w:bidi="ar"/>
        </w:rPr>
        <w:t>针对</w:t>
      </w:r>
      <w:r w:rsidR="00381D55">
        <w:rPr>
          <w:rFonts w:hint="eastAsia"/>
          <w:kern w:val="0"/>
          <w:lang w:bidi="ar"/>
        </w:rPr>
        <w:t>上述</w:t>
      </w:r>
      <w:r w:rsidR="008D558F">
        <w:rPr>
          <w:rFonts w:hint="eastAsia"/>
          <w:kern w:val="0"/>
          <w:lang w:bidi="ar"/>
        </w:rPr>
        <w:t>问题，</w:t>
      </w:r>
      <w:r w:rsidR="008D558F">
        <w:rPr>
          <w:rFonts w:ascii="Calibri" w:hAnsi="Calibri" w:hint="eastAsia"/>
          <w:szCs w:val="32"/>
        </w:rPr>
        <w:t>本文</w:t>
      </w:r>
      <w:r w:rsidR="008D558F" w:rsidRPr="009115C5">
        <w:rPr>
          <w:rFonts w:ascii="Calibri" w:hAnsi="Calibri"/>
          <w:szCs w:val="32"/>
        </w:rPr>
        <w:t>提出了一种</w:t>
      </w:r>
      <w:r w:rsidR="008D558F">
        <w:rPr>
          <w:rFonts w:ascii="Calibri" w:hAnsi="Calibri" w:hint="eastAsia"/>
          <w:szCs w:val="32"/>
        </w:rPr>
        <w:t>基于流模型特征嵌入</w:t>
      </w:r>
      <w:r w:rsidR="008D558F" w:rsidRPr="009115C5">
        <w:rPr>
          <w:rFonts w:ascii="Calibri" w:hAnsi="Calibri" w:hint="eastAsia"/>
          <w:szCs w:val="32"/>
        </w:rPr>
        <w:t>的矿井提升机钢丝绳视频缺陷检测</w:t>
      </w:r>
      <w:r w:rsidR="008D558F">
        <w:rPr>
          <w:rFonts w:ascii="Calibri" w:hAnsi="Calibri" w:hint="eastAsia"/>
          <w:szCs w:val="32"/>
        </w:rPr>
        <w:t>方法</w:t>
      </w:r>
      <w:r w:rsidR="008D558F" w:rsidRPr="009115C5">
        <w:rPr>
          <w:rFonts w:ascii="Calibri" w:hAnsi="Calibri"/>
          <w:szCs w:val="32"/>
        </w:rPr>
        <w:t>，能够有效应对煤矿环境下的光照变化、运动模糊及复杂背景干扰等问题</w:t>
      </w:r>
      <w:r w:rsidR="008D558F" w:rsidRPr="009115C5">
        <w:rPr>
          <w:rFonts w:ascii="Calibri" w:hAnsi="Calibri" w:hint="eastAsia"/>
          <w:szCs w:val="32"/>
        </w:rPr>
        <w:t>，并满足实时性安全检测</w:t>
      </w:r>
      <w:r w:rsidR="008D558F" w:rsidRPr="001D35C8">
        <w:rPr>
          <w:color w:val="000000"/>
          <w:kern w:val="0"/>
        </w:rPr>
        <w:t>。</w:t>
      </w:r>
      <w:r w:rsidR="008D558F">
        <w:rPr>
          <w:rFonts w:hint="eastAsia"/>
          <w:color w:val="000000"/>
          <w:kern w:val="0"/>
        </w:rPr>
        <w:t>本方法的网络结构主要由两部分组成</w:t>
      </w:r>
      <w:r w:rsidR="008D558F">
        <w:rPr>
          <w:rFonts w:hint="eastAsia"/>
          <w:color w:val="000000"/>
          <w:kern w:val="0"/>
        </w:rPr>
        <w:t>:</w:t>
      </w:r>
      <w:r w:rsidR="008D558F">
        <w:rPr>
          <w:rFonts w:hint="eastAsia"/>
          <w:color w:val="000000"/>
          <w:kern w:val="0"/>
        </w:rPr>
        <w:t>矿井环境感知增强模块（</w:t>
      </w:r>
      <w:r w:rsidR="008D558F">
        <w:rPr>
          <w:rFonts w:hint="eastAsia"/>
          <w:color w:val="000000"/>
          <w:kern w:val="0"/>
        </w:rPr>
        <w:t>MEPEM</w:t>
      </w:r>
      <w:r w:rsidR="008D558F">
        <w:rPr>
          <w:rFonts w:hint="eastAsia"/>
          <w:color w:val="000000"/>
          <w:kern w:val="0"/>
        </w:rPr>
        <w:t>）和流模型缺陷检测网络（</w:t>
      </w:r>
      <w:r w:rsidR="008D558F">
        <w:rPr>
          <w:rFonts w:hint="eastAsia"/>
          <w:color w:val="000000"/>
          <w:kern w:val="0"/>
        </w:rPr>
        <w:t>ADFN</w:t>
      </w:r>
      <w:r w:rsidR="008D558F">
        <w:rPr>
          <w:rFonts w:hint="eastAsia"/>
          <w:color w:val="000000"/>
          <w:kern w:val="0"/>
        </w:rPr>
        <w:t>）。设计通过</w:t>
      </w:r>
      <w:r w:rsidR="008D558F" w:rsidRPr="009E3700">
        <w:rPr>
          <w:szCs w:val="32"/>
        </w:rPr>
        <w:t>MEPEM</w:t>
      </w:r>
      <w:r w:rsidR="008D558F" w:rsidRPr="009E3700">
        <w:rPr>
          <w:szCs w:val="32"/>
        </w:rPr>
        <w:t>模块解决煤矿井下环境中的特殊问题，具体包括低光照补偿、</w:t>
      </w:r>
      <w:proofErr w:type="gramStart"/>
      <w:r w:rsidR="008D558F" w:rsidRPr="009E3700">
        <w:rPr>
          <w:szCs w:val="32"/>
        </w:rPr>
        <w:t>去噪和</w:t>
      </w:r>
      <w:proofErr w:type="gramEnd"/>
      <w:r w:rsidR="008D558F" w:rsidRPr="009E3700">
        <w:rPr>
          <w:szCs w:val="32"/>
        </w:rPr>
        <w:t>运动模糊的去除</w:t>
      </w:r>
      <w:r w:rsidR="00150102">
        <w:rPr>
          <w:rFonts w:hint="eastAsia"/>
          <w:szCs w:val="32"/>
        </w:rPr>
        <w:t>，</w:t>
      </w:r>
      <w:r w:rsidR="00150102">
        <w:rPr>
          <w:rFonts w:hint="eastAsia"/>
          <w:color w:val="000000"/>
          <w:kern w:val="0"/>
        </w:rPr>
        <w:t>加强了图像的特征表达能力</w:t>
      </w:r>
      <w:r w:rsidR="008D558F" w:rsidRPr="009E3700">
        <w:rPr>
          <w:szCs w:val="32"/>
        </w:rPr>
        <w:t>。</w:t>
      </w:r>
      <w:r w:rsidR="008D558F" w:rsidRPr="009E3700">
        <w:rPr>
          <w:szCs w:val="32"/>
        </w:rPr>
        <w:t>ADFN</w:t>
      </w:r>
      <w:r w:rsidR="008D558F" w:rsidRPr="009E3700">
        <w:rPr>
          <w:szCs w:val="32"/>
        </w:rPr>
        <w:t>模块采用了流模型来对视频</w:t>
      </w:r>
      <w:proofErr w:type="gramStart"/>
      <w:r w:rsidR="008D558F" w:rsidRPr="009E3700">
        <w:rPr>
          <w:szCs w:val="32"/>
        </w:rPr>
        <w:t>帧</w:t>
      </w:r>
      <w:proofErr w:type="gramEnd"/>
      <w:r w:rsidR="008D558F" w:rsidRPr="009E3700">
        <w:rPr>
          <w:szCs w:val="32"/>
        </w:rPr>
        <w:t>进行特征嵌入和缺陷检测。</w:t>
      </w:r>
      <w:r w:rsidR="00150102">
        <w:rPr>
          <w:rFonts w:hint="eastAsia"/>
          <w:szCs w:val="32"/>
        </w:rPr>
        <w:t>最后，利用自</w:t>
      </w:r>
      <w:proofErr w:type="gramStart"/>
      <w:r w:rsidR="00150102">
        <w:rPr>
          <w:rFonts w:hint="eastAsia"/>
          <w:szCs w:val="32"/>
        </w:rPr>
        <w:t>建数据</w:t>
      </w:r>
      <w:proofErr w:type="gramEnd"/>
      <w:r w:rsidR="00150102">
        <w:rPr>
          <w:rFonts w:hint="eastAsia"/>
          <w:szCs w:val="32"/>
        </w:rPr>
        <w:t>集进行了仿真和验证。</w:t>
      </w:r>
    </w:p>
    <w:p w14:paraId="47CD919F" w14:textId="6407ECEA" w:rsidR="00502555" w:rsidRPr="00502555" w:rsidRDefault="00B05540" w:rsidP="00502555">
      <w:pPr>
        <w:pStyle w:val="2"/>
        <w:ind w:firstLine="560"/>
        <w:rPr>
          <w:rFonts w:hint="eastAsia"/>
        </w:rPr>
      </w:pPr>
      <w:r w:rsidRPr="000B7F56">
        <w:rPr>
          <w:rFonts w:hint="eastAsia"/>
          <w:highlight w:val="yellow"/>
        </w:rPr>
        <w:t>2</w:t>
      </w:r>
      <w:r w:rsidR="001D0DBA" w:rsidRPr="000B7F56">
        <w:rPr>
          <w:rFonts w:hint="eastAsia"/>
          <w:highlight w:val="yellow"/>
        </w:rPr>
        <w:t>方法</w:t>
      </w:r>
      <w:r w:rsidR="00502555" w:rsidRPr="000B7F56">
        <w:rPr>
          <w:rFonts w:hint="eastAsia"/>
          <w:highlight w:val="yellow"/>
        </w:rPr>
        <w:t>设计</w:t>
      </w:r>
      <w:r w:rsidR="000B7F56">
        <w:rPr>
          <w:rFonts w:cs="Times New Roman" w:hint="eastAsia"/>
          <w:bCs/>
          <w:color w:val="FF0000"/>
          <w:sz w:val="22"/>
          <w:highlight w:val="yellow"/>
          <w:u w:val="single"/>
        </w:rPr>
        <w:t>【方法整体一章，先整体框架设计，再小节分模块</w:t>
      </w:r>
      <w:r w:rsidR="00B94A90">
        <w:rPr>
          <w:rFonts w:cs="Times New Roman" w:hint="eastAsia"/>
          <w:bCs/>
          <w:color w:val="FF0000"/>
          <w:sz w:val="22"/>
          <w:highlight w:val="yellow"/>
          <w:u w:val="single"/>
        </w:rPr>
        <w:t>说明</w:t>
      </w:r>
      <w:r w:rsidR="000B7F56">
        <w:rPr>
          <w:rFonts w:cs="Times New Roman" w:hint="eastAsia"/>
          <w:bCs/>
          <w:color w:val="FF0000"/>
          <w:sz w:val="22"/>
          <w:highlight w:val="yellow"/>
          <w:u w:val="single"/>
        </w:rPr>
        <w:t>】</w:t>
      </w:r>
    </w:p>
    <w:p w14:paraId="22EA4005" w14:textId="15134600" w:rsidR="00502555" w:rsidRDefault="00502555" w:rsidP="00502555">
      <w:pPr>
        <w:ind w:firstLine="480"/>
        <w:rPr>
          <w:color w:val="000000"/>
          <w:kern w:val="0"/>
        </w:rPr>
      </w:pPr>
      <w:r w:rsidRPr="00502555">
        <w:t>为了在提升机钢丝绳视频中实现高精度缺陷检测，并满足工业现场部署的实时性需求，</w:t>
      </w:r>
      <w:r>
        <w:rPr>
          <w:rFonts w:hint="eastAsia"/>
        </w:rPr>
        <w:t>本文</w:t>
      </w:r>
      <w:r w:rsidRPr="00502555">
        <w:t>提出了一种</w:t>
      </w:r>
      <w:r w:rsidRPr="00502555">
        <w:rPr>
          <w:rFonts w:hint="eastAsia"/>
        </w:rPr>
        <w:t>基于流模型特征嵌入的矿井提升机钢丝绳视频缺陷检测方法</w:t>
      </w:r>
      <w:r w:rsidRPr="00502555">
        <w:t>，能够有效应对煤矿环境下的光照变化、运动模糊及复杂背景干扰等问题</w:t>
      </w:r>
      <w:r w:rsidRPr="00502555">
        <w:rPr>
          <w:rFonts w:hint="eastAsia"/>
        </w:rPr>
        <w:t>，并满足实时性安全检测</w:t>
      </w:r>
      <w:r w:rsidRPr="00502555">
        <w:rPr>
          <w:color w:val="000000"/>
          <w:kern w:val="0"/>
        </w:rPr>
        <w:t>。</w:t>
      </w:r>
    </w:p>
    <w:p w14:paraId="1C28E479" w14:textId="77777777" w:rsidR="000D12CB" w:rsidRDefault="00502555" w:rsidP="000D12CB">
      <w:pPr>
        <w:keepNext/>
        <w:ind w:firstLine="480"/>
        <w:jc w:val="center"/>
      </w:pPr>
      <w:r w:rsidRPr="00484E5D">
        <w:rPr>
          <w:noProof/>
        </w:rPr>
        <w:drawing>
          <wp:inline distT="0" distB="0" distL="0" distR="0" wp14:anchorId="2643A2BB" wp14:editId="156A2264">
            <wp:extent cx="5274310" cy="3046539"/>
            <wp:effectExtent l="0" t="0" r="2540" b="1905"/>
            <wp:docPr id="1237508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8708" name=""/>
                    <pic:cNvPicPr/>
                  </pic:nvPicPr>
                  <pic:blipFill>
                    <a:blip r:embed="rId8"/>
                    <a:stretch>
                      <a:fillRect/>
                    </a:stretch>
                  </pic:blipFill>
                  <pic:spPr>
                    <a:xfrm>
                      <a:off x="0" y="0"/>
                      <a:ext cx="5274310" cy="3046539"/>
                    </a:xfrm>
                    <a:prstGeom prst="rect">
                      <a:avLst/>
                    </a:prstGeom>
                  </pic:spPr>
                </pic:pic>
              </a:graphicData>
            </a:graphic>
          </wp:inline>
        </w:drawing>
      </w:r>
    </w:p>
    <w:p w14:paraId="7BF797A6" w14:textId="797B8DCD" w:rsidR="00502555" w:rsidRPr="000D12CB" w:rsidRDefault="000D12CB" w:rsidP="000D12CB">
      <w:pPr>
        <w:pStyle w:val="ae"/>
        <w:ind w:firstLine="420"/>
      </w:pPr>
      <w:r w:rsidRPr="000D12CB">
        <w:rPr>
          <w:rFonts w:hint="eastAsia"/>
        </w:rPr>
        <w:t>图</w:t>
      </w:r>
      <w:r w:rsidRPr="000D12CB">
        <w:rPr>
          <w:rFonts w:hint="eastAsia"/>
        </w:rPr>
        <w:t xml:space="preserve"> </w:t>
      </w:r>
      <w:r w:rsidR="00381D55" w:rsidRPr="00565DEF">
        <w:rPr>
          <w:rFonts w:hint="eastAsia"/>
          <w:highlight w:val="yellow"/>
        </w:rPr>
        <w:t>2</w:t>
      </w:r>
      <w:r w:rsidRPr="00565DEF">
        <w:rPr>
          <w:rFonts w:hint="eastAsia"/>
          <w:highlight w:val="yellow"/>
        </w:rPr>
        <w:t>.1</w:t>
      </w:r>
      <w:r w:rsidR="00565DEF" w:rsidRPr="00565DEF">
        <w:rPr>
          <w:rFonts w:hint="eastAsia"/>
          <w:color w:val="FF0000"/>
          <w:highlight w:val="yellow"/>
        </w:rPr>
        <w:t>【</w:t>
      </w:r>
      <w:r w:rsidR="00565DEF" w:rsidRPr="00A946E5">
        <w:rPr>
          <w:rFonts w:cs="Times New Roman" w:hint="eastAsia"/>
          <w:b/>
          <w:bCs/>
          <w:color w:val="FF0000"/>
          <w:szCs w:val="21"/>
          <w:highlight w:val="yellow"/>
          <w:u w:val="single"/>
        </w:rPr>
        <w:t>这是大论文的编号习惯，小论文</w:t>
      </w:r>
      <w:r w:rsidR="00565DEF">
        <w:rPr>
          <w:rFonts w:cs="Times New Roman" w:hint="eastAsia"/>
          <w:b/>
          <w:bCs/>
          <w:color w:val="FF0000"/>
          <w:szCs w:val="21"/>
          <w:highlight w:val="yellow"/>
          <w:u w:val="single"/>
        </w:rPr>
        <w:t>一般</w:t>
      </w:r>
      <w:r w:rsidR="00565DEF" w:rsidRPr="00A946E5">
        <w:rPr>
          <w:rFonts w:cs="Times New Roman" w:hint="eastAsia"/>
          <w:b/>
          <w:bCs/>
          <w:color w:val="FF0000"/>
          <w:szCs w:val="21"/>
          <w:highlight w:val="yellow"/>
          <w:u w:val="single"/>
        </w:rPr>
        <w:t>是全文整体编号？】</w:t>
      </w:r>
      <w:r w:rsidRPr="000D12CB">
        <w:rPr>
          <w:rFonts w:hint="eastAsia"/>
        </w:rPr>
        <w:t xml:space="preserve"> </w:t>
      </w:r>
      <w:r w:rsidRPr="000D12CB">
        <w:rPr>
          <w:rFonts w:hint="eastAsia"/>
        </w:rPr>
        <w:t>基于流模型视频缺陷检测网络框架</w:t>
      </w:r>
    </w:p>
    <w:p w14:paraId="7470E2D0" w14:textId="683D9014" w:rsidR="000D12CB" w:rsidRPr="00385305" w:rsidRDefault="000D12CB" w:rsidP="000D12CB">
      <w:pPr>
        <w:autoSpaceDE w:val="0"/>
        <w:ind w:firstLine="480"/>
        <w:rPr>
          <w:lang w:bidi="ar"/>
        </w:rPr>
      </w:pPr>
      <w:r w:rsidRPr="00385305">
        <w:rPr>
          <w:lang w:bidi="ar"/>
        </w:rPr>
        <w:t>该网络结构主要由两部分组成：矿井环境感知增强模块（</w:t>
      </w:r>
      <w:bookmarkStart w:id="67" w:name="_Hlk203402376"/>
      <w:r w:rsidRPr="00385305">
        <w:rPr>
          <w:lang w:bidi="ar"/>
        </w:rPr>
        <w:t>Mine Environment Perception Enhancement Module</w:t>
      </w:r>
      <w:r w:rsidRPr="00385305">
        <w:rPr>
          <w:lang w:bidi="ar"/>
        </w:rPr>
        <w:t>，</w:t>
      </w:r>
      <w:r w:rsidRPr="00385305">
        <w:rPr>
          <w:lang w:bidi="ar"/>
        </w:rPr>
        <w:t>MEPEM</w:t>
      </w:r>
      <w:r w:rsidRPr="00385305">
        <w:rPr>
          <w:lang w:bidi="ar"/>
        </w:rPr>
        <w:t>）</w:t>
      </w:r>
      <w:bookmarkEnd w:id="67"/>
      <w:r w:rsidRPr="00385305">
        <w:rPr>
          <w:lang w:bidi="ar"/>
        </w:rPr>
        <w:t>和流模型缺陷检测网络（</w:t>
      </w:r>
      <w:r w:rsidRPr="00385305">
        <w:rPr>
          <w:lang w:bidi="ar"/>
        </w:rPr>
        <w:t>Anomaly Detection Flow Net</w:t>
      </w:r>
      <w:r w:rsidRPr="00385305">
        <w:rPr>
          <w:lang w:bidi="ar"/>
        </w:rPr>
        <w:t>，</w:t>
      </w:r>
      <w:r w:rsidRPr="00385305">
        <w:rPr>
          <w:lang w:bidi="ar"/>
        </w:rPr>
        <w:t>ADFN</w:t>
      </w:r>
      <w:r w:rsidRPr="00385305">
        <w:rPr>
          <w:lang w:bidi="ar"/>
        </w:rPr>
        <w:t>）。整个网络结构如图</w:t>
      </w:r>
      <w:r w:rsidR="00381D55">
        <w:rPr>
          <w:rFonts w:hint="eastAsia"/>
          <w:lang w:bidi="ar"/>
        </w:rPr>
        <w:t>2</w:t>
      </w:r>
      <w:r w:rsidRPr="00385305">
        <w:rPr>
          <w:lang w:bidi="ar"/>
        </w:rPr>
        <w:t>.1</w:t>
      </w:r>
      <w:r w:rsidRPr="00385305">
        <w:rPr>
          <w:lang w:bidi="ar"/>
        </w:rPr>
        <w:t>所示，旨在处理煤矿井下常见的低光照、运动模糊和噪声干扰等复杂环境问题，提升钢丝绳缺陷检测的精度和鲁</w:t>
      </w:r>
      <w:r w:rsidRPr="00385305">
        <w:rPr>
          <w:lang w:bidi="ar"/>
        </w:rPr>
        <w:lastRenderedPageBreak/>
        <w:t>棒性。</w:t>
      </w:r>
    </w:p>
    <w:p w14:paraId="29BA3429" w14:textId="77777777" w:rsidR="000D12CB" w:rsidRPr="009E3700" w:rsidRDefault="000D12CB" w:rsidP="000D12CB">
      <w:pPr>
        <w:autoSpaceDE w:val="0"/>
        <w:ind w:firstLine="480"/>
        <w:rPr>
          <w:szCs w:val="32"/>
        </w:rPr>
      </w:pPr>
      <w:r w:rsidRPr="009E3700">
        <w:rPr>
          <w:szCs w:val="32"/>
        </w:rPr>
        <w:t>首先，</w:t>
      </w:r>
      <w:r w:rsidRPr="000479BC">
        <w:rPr>
          <w:szCs w:val="32"/>
        </w:rPr>
        <w:t>设计</w:t>
      </w:r>
      <w:r>
        <w:rPr>
          <w:rFonts w:hint="eastAsia"/>
          <w:szCs w:val="32"/>
        </w:rPr>
        <w:t>了</w:t>
      </w:r>
      <w:r w:rsidRPr="009E3700">
        <w:rPr>
          <w:szCs w:val="32"/>
        </w:rPr>
        <w:t>MEPEM</w:t>
      </w:r>
      <w:r w:rsidRPr="009E3700">
        <w:rPr>
          <w:szCs w:val="32"/>
        </w:rPr>
        <w:t>模块解决煤矿井下环境中的特殊问题，具体包括低光照补偿、</w:t>
      </w:r>
      <w:proofErr w:type="gramStart"/>
      <w:r w:rsidRPr="009E3700">
        <w:rPr>
          <w:szCs w:val="32"/>
        </w:rPr>
        <w:t>去噪和</w:t>
      </w:r>
      <w:proofErr w:type="gramEnd"/>
      <w:r w:rsidRPr="009E3700">
        <w:rPr>
          <w:szCs w:val="32"/>
        </w:rPr>
        <w:t>运动模糊的去除。该模块由</w:t>
      </w:r>
      <w:r w:rsidRPr="009E3700">
        <w:rPr>
          <w:szCs w:val="32"/>
        </w:rPr>
        <w:t>VFE</w:t>
      </w:r>
      <w:r w:rsidRPr="009E3700">
        <w:rPr>
          <w:szCs w:val="32"/>
        </w:rPr>
        <w:t>（</w:t>
      </w:r>
      <w:r w:rsidRPr="009E3700">
        <w:rPr>
          <w:szCs w:val="32"/>
        </w:rPr>
        <w:t>Video Frame Enhancement</w:t>
      </w:r>
      <w:r w:rsidRPr="009E3700">
        <w:rPr>
          <w:szCs w:val="32"/>
        </w:rPr>
        <w:t>）和</w:t>
      </w:r>
      <w:r w:rsidRPr="009E3700">
        <w:rPr>
          <w:szCs w:val="32"/>
        </w:rPr>
        <w:t>SFIID</w:t>
      </w:r>
      <w:r w:rsidRPr="009E3700">
        <w:rPr>
          <w:szCs w:val="32"/>
        </w:rPr>
        <w:t>（</w:t>
      </w:r>
      <w:r w:rsidRPr="009E3700">
        <w:rPr>
          <w:szCs w:val="32"/>
        </w:rPr>
        <w:t>Single Frame Image Deblurring</w:t>
      </w:r>
      <w:r w:rsidRPr="009E3700">
        <w:rPr>
          <w:szCs w:val="32"/>
        </w:rPr>
        <w:t>）两部分组成。在低光照环境下，图像通常缺乏细节，噪声干扰严重，缺陷特征难以提取。</w:t>
      </w:r>
      <w:r w:rsidRPr="009E3700">
        <w:rPr>
          <w:szCs w:val="32"/>
        </w:rPr>
        <w:t>VFE</w:t>
      </w:r>
      <w:r w:rsidRPr="009E3700">
        <w:rPr>
          <w:szCs w:val="32"/>
        </w:rPr>
        <w:t>模块通过增强视频帧的图像质量，提升了图像的亮度和对比度，从而改善了低光照环境下的图像质量。</w:t>
      </w:r>
      <w:r w:rsidRPr="009E3700">
        <w:rPr>
          <w:szCs w:val="32"/>
        </w:rPr>
        <w:t>VFE</w:t>
      </w:r>
      <w:r w:rsidRPr="009E3700">
        <w:rPr>
          <w:szCs w:val="32"/>
        </w:rPr>
        <w:t>采用了曲线估计网络（</w:t>
      </w:r>
      <w:r w:rsidRPr="009E3700">
        <w:rPr>
          <w:szCs w:val="32"/>
        </w:rPr>
        <w:t>Curve Estimation Network</w:t>
      </w:r>
      <w:r w:rsidRPr="009E3700">
        <w:rPr>
          <w:szCs w:val="32"/>
        </w:rPr>
        <w:t>，</w:t>
      </w:r>
      <w:r w:rsidRPr="009E3700">
        <w:rPr>
          <w:szCs w:val="32"/>
        </w:rPr>
        <w:t>CEN</w:t>
      </w:r>
      <w:r w:rsidRPr="009E3700">
        <w:rPr>
          <w:szCs w:val="32"/>
        </w:rPr>
        <w:t>），通过对图像进行曲线拟合和增强，有效改善了图像的亮度和色调，使其适应检测任务。在运动模糊方面，</w:t>
      </w:r>
      <w:r w:rsidRPr="009E3700">
        <w:rPr>
          <w:szCs w:val="32"/>
        </w:rPr>
        <w:t>SFIID</w:t>
      </w:r>
      <w:r w:rsidRPr="009E3700">
        <w:rPr>
          <w:szCs w:val="32"/>
        </w:rPr>
        <w:t>模块通过单帧图像去模糊处理，恢复了由于运动导致的模糊区域，从而提高了钢丝绳缺陷的检测精度。</w:t>
      </w:r>
    </w:p>
    <w:p w14:paraId="676FC044" w14:textId="77777777" w:rsidR="000D12CB" w:rsidRPr="009E3700" w:rsidRDefault="000D12CB" w:rsidP="000D12CB">
      <w:pPr>
        <w:autoSpaceDE w:val="0"/>
        <w:ind w:firstLine="480"/>
        <w:rPr>
          <w:szCs w:val="32"/>
        </w:rPr>
      </w:pPr>
      <w:r w:rsidRPr="009E3700">
        <w:rPr>
          <w:szCs w:val="32"/>
        </w:rPr>
        <w:t>接下来，</w:t>
      </w:r>
      <w:r w:rsidRPr="009E3700">
        <w:rPr>
          <w:szCs w:val="32"/>
        </w:rPr>
        <w:t>ADFN</w:t>
      </w:r>
      <w:r w:rsidRPr="009E3700">
        <w:rPr>
          <w:szCs w:val="32"/>
        </w:rPr>
        <w:t>模块采用了流模型来对视频</w:t>
      </w:r>
      <w:proofErr w:type="gramStart"/>
      <w:r w:rsidRPr="009E3700">
        <w:rPr>
          <w:szCs w:val="32"/>
        </w:rPr>
        <w:t>帧</w:t>
      </w:r>
      <w:proofErr w:type="gramEnd"/>
      <w:r w:rsidRPr="009E3700">
        <w:rPr>
          <w:szCs w:val="32"/>
        </w:rPr>
        <w:t>进行特征嵌入和缺陷检测。</w:t>
      </w:r>
      <w:r w:rsidRPr="009E3700">
        <w:rPr>
          <w:szCs w:val="32"/>
        </w:rPr>
        <w:t>ADFN</w:t>
      </w:r>
      <w:r w:rsidRPr="009E3700">
        <w:rPr>
          <w:szCs w:val="32"/>
        </w:rPr>
        <w:t>的多尺度金字塔特征提取模块从输入的</w:t>
      </w:r>
      <w:proofErr w:type="gramStart"/>
      <w:r w:rsidRPr="009E3700">
        <w:rPr>
          <w:szCs w:val="32"/>
        </w:rPr>
        <w:t>视频帧中提取</w:t>
      </w:r>
      <w:proofErr w:type="gramEnd"/>
      <w:r w:rsidRPr="009E3700">
        <w:rPr>
          <w:szCs w:val="32"/>
        </w:rPr>
        <w:t>多层次的空间信息，确保网络能够有效地捕捉到钢丝绳在不同尺度下的细节特征。流模型通过引入归一化流（</w:t>
      </w:r>
      <w:r w:rsidRPr="009E3700">
        <w:rPr>
          <w:szCs w:val="32"/>
        </w:rPr>
        <w:t>Normalizing flow</w:t>
      </w:r>
      <w:r w:rsidRPr="009E3700">
        <w:rPr>
          <w:szCs w:val="32"/>
        </w:rPr>
        <w:t>）机制，使得每一帧图像的特征能够通过反向计算得到最大的似然估计，这样就能捕捉到图像中缺陷的概率分布。最终，</w:t>
      </w:r>
      <w:r w:rsidRPr="009E3700">
        <w:rPr>
          <w:szCs w:val="32"/>
        </w:rPr>
        <w:t>ADFN</w:t>
      </w:r>
      <w:r w:rsidRPr="009E3700">
        <w:rPr>
          <w:szCs w:val="32"/>
        </w:rPr>
        <w:t>通过多尺度融合模块将不同尺度下的特征进行融合，进一步优化了缺陷检测的结果。通过这种多尺度的特征融合，网络能够综合不同层次的特征，从而提高检测的鲁棒性。每一层特征都能够为最终的检测结果提供不同层次的信息，确保网络能够准确识别钢丝绳中的各类缺陷。</w:t>
      </w:r>
      <w:r w:rsidRPr="000479BC">
        <w:rPr>
          <w:szCs w:val="32"/>
        </w:rPr>
        <w:t>为了进一步增强流模型的表达能力，</w:t>
      </w:r>
      <w:r w:rsidRPr="000479BC">
        <w:rPr>
          <w:szCs w:val="32"/>
        </w:rPr>
        <w:t>ADFN</w:t>
      </w:r>
      <w:r w:rsidRPr="000479BC">
        <w:rPr>
          <w:szCs w:val="32"/>
        </w:rPr>
        <w:t>引入了</w:t>
      </w:r>
      <w:r w:rsidRPr="000479BC">
        <w:rPr>
          <w:szCs w:val="32"/>
        </w:rPr>
        <w:t>Transformer</w:t>
      </w:r>
      <w:r w:rsidRPr="000479BC">
        <w:rPr>
          <w:szCs w:val="32"/>
        </w:rPr>
        <w:t>模块来建模视频</w:t>
      </w:r>
      <w:proofErr w:type="gramStart"/>
      <w:r w:rsidRPr="000479BC">
        <w:rPr>
          <w:szCs w:val="32"/>
        </w:rPr>
        <w:t>帧</w:t>
      </w:r>
      <w:proofErr w:type="gramEnd"/>
      <w:r w:rsidRPr="000479BC">
        <w:rPr>
          <w:szCs w:val="32"/>
        </w:rPr>
        <w:t>之间的时序依赖关系。尽管</w:t>
      </w:r>
      <w:r w:rsidRPr="000479BC">
        <w:rPr>
          <w:szCs w:val="32"/>
        </w:rPr>
        <w:t>Transformer</w:t>
      </w:r>
      <w:r w:rsidRPr="000479BC">
        <w:rPr>
          <w:szCs w:val="32"/>
        </w:rPr>
        <w:t>在此架构中的主要作用是为了</w:t>
      </w:r>
      <w:proofErr w:type="gramStart"/>
      <w:r w:rsidRPr="000479BC">
        <w:rPr>
          <w:szCs w:val="32"/>
        </w:rPr>
        <w:t>捕捉帧间的</w:t>
      </w:r>
      <w:proofErr w:type="gramEnd"/>
      <w:r w:rsidRPr="000479BC">
        <w:rPr>
          <w:szCs w:val="32"/>
        </w:rPr>
        <w:t>时序关系，并没有直接参与缺陷特征的提取，但它的加入增强了模型对动态缺陷的敏感性。</w:t>
      </w:r>
      <w:r w:rsidRPr="000479BC">
        <w:rPr>
          <w:szCs w:val="32"/>
        </w:rPr>
        <w:t>Transformer</w:t>
      </w:r>
      <w:r w:rsidRPr="000479BC">
        <w:rPr>
          <w:szCs w:val="32"/>
        </w:rPr>
        <w:t>的作用体现在对连续</w:t>
      </w:r>
      <w:proofErr w:type="gramStart"/>
      <w:r w:rsidRPr="000479BC">
        <w:rPr>
          <w:szCs w:val="32"/>
        </w:rPr>
        <w:t>帧</w:t>
      </w:r>
      <w:proofErr w:type="gramEnd"/>
      <w:r w:rsidRPr="000479BC">
        <w:rPr>
          <w:szCs w:val="32"/>
        </w:rPr>
        <w:t>图像进行时序建模，使得网络能够更好地捕捉缺陷在时间维度上的演变过程。通过学习视频</w:t>
      </w:r>
      <w:proofErr w:type="gramStart"/>
      <w:r w:rsidRPr="000479BC">
        <w:rPr>
          <w:szCs w:val="32"/>
        </w:rPr>
        <w:t>帧</w:t>
      </w:r>
      <w:proofErr w:type="gramEnd"/>
      <w:r w:rsidRPr="000479BC">
        <w:rPr>
          <w:szCs w:val="32"/>
        </w:rPr>
        <w:t>之间的依赖性，</w:t>
      </w:r>
      <w:r w:rsidRPr="000479BC">
        <w:rPr>
          <w:szCs w:val="32"/>
        </w:rPr>
        <w:t>Transformer</w:t>
      </w:r>
      <w:r w:rsidRPr="000479BC">
        <w:rPr>
          <w:szCs w:val="32"/>
        </w:rPr>
        <w:t>帮助网络对动态缺陷的识别提供了更多的上下文信息，从而提高了缺陷检测的精度。</w:t>
      </w:r>
    </w:p>
    <w:p w14:paraId="0AFF33AA" w14:textId="18E1F270" w:rsidR="000F0749" w:rsidRDefault="000F0749" w:rsidP="000F0749">
      <w:pPr>
        <w:pStyle w:val="2"/>
        <w:ind w:firstLine="560"/>
        <w:rPr>
          <w:rFonts w:hint="eastAsia"/>
        </w:rPr>
      </w:pPr>
      <w:bookmarkStart w:id="68" w:name="_Toc195455679"/>
      <w:r>
        <w:rPr>
          <w:rFonts w:hint="eastAsia"/>
        </w:rPr>
        <w:t>2</w:t>
      </w:r>
      <w:r>
        <w:rPr>
          <w:rFonts w:hint="eastAsia"/>
        </w:rPr>
        <w:t>矿井环境感知增强模块</w:t>
      </w:r>
      <w:bookmarkEnd w:id="68"/>
    </w:p>
    <w:p w14:paraId="44030C8B" w14:textId="2E9188F6" w:rsidR="000F0749" w:rsidRPr="000F0749" w:rsidRDefault="000F0749" w:rsidP="000F0749">
      <w:pPr>
        <w:pStyle w:val="3"/>
        <w:ind w:firstLine="560"/>
      </w:pPr>
      <w:r w:rsidRPr="000F0749">
        <w:rPr>
          <w:rFonts w:hint="eastAsia"/>
        </w:rPr>
        <w:t>2.1</w:t>
      </w:r>
      <w:r w:rsidRPr="000F0749">
        <w:rPr>
          <w:rFonts w:hint="eastAsia"/>
        </w:rPr>
        <w:t>视频</w:t>
      </w:r>
      <w:proofErr w:type="gramStart"/>
      <w:r w:rsidRPr="000F0749">
        <w:rPr>
          <w:rFonts w:hint="eastAsia"/>
        </w:rPr>
        <w:t>帧</w:t>
      </w:r>
      <w:proofErr w:type="gramEnd"/>
      <w:r w:rsidRPr="000F0749">
        <w:rPr>
          <w:rFonts w:hint="eastAsia"/>
        </w:rPr>
        <w:t>增强网络</w:t>
      </w:r>
      <w:r w:rsidRPr="000F0749">
        <w:rPr>
          <w:rFonts w:hint="eastAsia"/>
        </w:rPr>
        <w:t>VFE</w:t>
      </w:r>
    </w:p>
    <w:p w14:paraId="56F24EE1" w14:textId="4B32DBE5" w:rsidR="000F0749" w:rsidRPr="00AF1641" w:rsidRDefault="000F0749" w:rsidP="000F0749">
      <w:pPr>
        <w:wordWrap w:val="0"/>
        <w:spacing w:line="400" w:lineRule="exact"/>
        <w:ind w:firstLine="480"/>
        <w:rPr>
          <w:color w:val="000000"/>
          <w:kern w:val="0"/>
        </w:rPr>
      </w:pPr>
      <w:r w:rsidRPr="009115C5">
        <w:rPr>
          <w:szCs w:val="32"/>
        </w:rPr>
        <w:t>在矿井提升机钢丝绳的缺陷检测任务中，矿井环境通常</w:t>
      </w:r>
      <w:proofErr w:type="gramStart"/>
      <w:r w:rsidRPr="009115C5">
        <w:rPr>
          <w:szCs w:val="32"/>
        </w:rPr>
        <w:t>存在低</w:t>
      </w:r>
      <w:proofErr w:type="gramEnd"/>
      <w:r w:rsidRPr="009115C5">
        <w:rPr>
          <w:szCs w:val="32"/>
        </w:rPr>
        <w:t>光照、高粉尘等</w:t>
      </w:r>
      <w:r w:rsidRPr="009115C5">
        <w:rPr>
          <w:szCs w:val="32"/>
        </w:rPr>
        <w:lastRenderedPageBreak/>
        <w:t>不利因素，这些因素会显著影响图像的质量。低光照环境下，采集到的</w:t>
      </w:r>
      <w:r w:rsidRPr="009115C5">
        <w:rPr>
          <w:rFonts w:hint="eastAsia"/>
          <w:szCs w:val="32"/>
        </w:rPr>
        <w:t>视频</w:t>
      </w:r>
      <w:r w:rsidRPr="009115C5">
        <w:rPr>
          <w:szCs w:val="32"/>
        </w:rPr>
        <w:t>通常会显得较暗且缺乏细节，而高粉尘环境则可能导致</w:t>
      </w:r>
      <w:r w:rsidRPr="009115C5">
        <w:rPr>
          <w:rFonts w:hint="eastAsia"/>
          <w:szCs w:val="32"/>
        </w:rPr>
        <w:t>视频</w:t>
      </w:r>
      <w:r w:rsidRPr="009115C5">
        <w:rPr>
          <w:szCs w:val="32"/>
        </w:rPr>
        <w:t>模糊或存在噪声，</w:t>
      </w:r>
      <w:r w:rsidRPr="009115C5">
        <w:rPr>
          <w:rFonts w:hint="eastAsia"/>
          <w:szCs w:val="32"/>
        </w:rPr>
        <w:t>在检测缺陷时视频</w:t>
      </w:r>
      <w:proofErr w:type="gramStart"/>
      <w:r w:rsidRPr="009115C5">
        <w:rPr>
          <w:rFonts w:hint="eastAsia"/>
          <w:szCs w:val="32"/>
        </w:rPr>
        <w:t>帧</w:t>
      </w:r>
      <w:proofErr w:type="gramEnd"/>
      <w:r w:rsidRPr="009115C5">
        <w:rPr>
          <w:szCs w:val="32"/>
        </w:rPr>
        <w:t>特征的提取变得更加困难，进而影响后续的缺陷检测精度。因此，为了提高缺陷检测的准确性和鲁棒性，必须对采集到的</w:t>
      </w:r>
      <w:r w:rsidRPr="009115C5">
        <w:rPr>
          <w:rFonts w:hint="eastAsia"/>
          <w:szCs w:val="32"/>
        </w:rPr>
        <w:t>数据</w:t>
      </w:r>
      <w:r w:rsidRPr="009115C5">
        <w:rPr>
          <w:szCs w:val="32"/>
        </w:rPr>
        <w:t>进行有效的图像增强操作，以改善</w:t>
      </w:r>
      <w:r w:rsidRPr="009115C5">
        <w:rPr>
          <w:rFonts w:hint="eastAsia"/>
          <w:szCs w:val="32"/>
        </w:rPr>
        <w:t>数据</w:t>
      </w:r>
      <w:r w:rsidRPr="009115C5">
        <w:rPr>
          <w:szCs w:val="32"/>
        </w:rPr>
        <w:t>的质量，确保图像中关键特征的清晰可见。为此，</w:t>
      </w:r>
      <w:r w:rsidRPr="00C91F9E">
        <w:rPr>
          <w:rFonts w:hint="eastAsia"/>
          <w:color w:val="000000" w:themeColor="text1"/>
          <w:kern w:val="0"/>
        </w:rPr>
        <w:t>受</w:t>
      </w:r>
      <w:r w:rsidRPr="00C91F9E">
        <w:rPr>
          <w:rFonts w:hint="eastAsia"/>
          <w:color w:val="000000" w:themeColor="text1"/>
          <w:kern w:val="0"/>
        </w:rPr>
        <w:t>GUO</w:t>
      </w:r>
      <w:r w:rsidR="009C351F" w:rsidRPr="009C351F">
        <w:rPr>
          <w:color w:val="000000" w:themeColor="text1"/>
          <w:kern w:val="0"/>
          <w:vertAlign w:val="superscript"/>
        </w:rPr>
        <w:fldChar w:fldCharType="begin"/>
      </w:r>
      <w:r w:rsidR="009C351F" w:rsidRPr="009C351F">
        <w:rPr>
          <w:color w:val="000000" w:themeColor="text1"/>
          <w:kern w:val="0"/>
          <w:vertAlign w:val="superscript"/>
        </w:rPr>
        <w:instrText xml:space="preserve"> </w:instrText>
      </w:r>
      <w:r w:rsidR="009C351F" w:rsidRPr="009C351F">
        <w:rPr>
          <w:rFonts w:hint="eastAsia"/>
          <w:color w:val="000000" w:themeColor="text1"/>
          <w:kern w:val="0"/>
          <w:vertAlign w:val="superscript"/>
        </w:rPr>
        <w:instrText>REF _Ref192270072 \r \h</w:instrText>
      </w:r>
      <w:r w:rsidR="009C351F" w:rsidRPr="009C351F">
        <w:rPr>
          <w:color w:val="000000" w:themeColor="text1"/>
          <w:kern w:val="0"/>
          <w:vertAlign w:val="superscript"/>
        </w:rPr>
        <w:instrText xml:space="preserve">  \* MERGEFORMAT </w:instrText>
      </w:r>
      <w:r w:rsidR="009C351F" w:rsidRPr="009C351F">
        <w:rPr>
          <w:color w:val="000000" w:themeColor="text1"/>
          <w:kern w:val="0"/>
          <w:vertAlign w:val="superscript"/>
        </w:rPr>
      </w:r>
      <w:r w:rsidR="009C351F" w:rsidRPr="009C351F">
        <w:rPr>
          <w:color w:val="000000" w:themeColor="text1"/>
          <w:kern w:val="0"/>
          <w:vertAlign w:val="superscript"/>
        </w:rPr>
        <w:fldChar w:fldCharType="separate"/>
      </w:r>
      <w:r w:rsidR="009C351F" w:rsidRPr="009C351F">
        <w:rPr>
          <w:color w:val="000000" w:themeColor="text1"/>
          <w:kern w:val="0"/>
          <w:vertAlign w:val="superscript"/>
        </w:rPr>
        <w:t>[20]</w:t>
      </w:r>
      <w:r w:rsidR="009C351F" w:rsidRPr="009C351F">
        <w:rPr>
          <w:color w:val="000000" w:themeColor="text1"/>
          <w:kern w:val="0"/>
          <w:vertAlign w:val="superscript"/>
        </w:rPr>
        <w:fldChar w:fldCharType="end"/>
      </w:r>
      <w:r w:rsidRPr="00C91F9E">
        <w:rPr>
          <w:rFonts w:hint="eastAsia"/>
          <w:color w:val="000000" w:themeColor="text1"/>
          <w:kern w:val="0"/>
        </w:rPr>
        <w:t>等人启发，</w:t>
      </w:r>
      <w:r w:rsidR="006F017F">
        <w:rPr>
          <w:rFonts w:hint="eastAsia"/>
          <w:color w:val="000000"/>
          <w:kern w:val="0"/>
        </w:rPr>
        <w:t>本方法</w:t>
      </w:r>
      <w:r w:rsidRPr="000355DC">
        <w:rPr>
          <w:color w:val="000000"/>
          <w:kern w:val="0"/>
        </w:rPr>
        <w:t>引入了</w:t>
      </w:r>
      <w:r>
        <w:rPr>
          <w:rFonts w:hint="eastAsia"/>
          <w:color w:val="000000"/>
          <w:kern w:val="0"/>
        </w:rPr>
        <w:t>VFE(</w:t>
      </w:r>
      <w:r w:rsidRPr="00561925">
        <w:rPr>
          <w:rFonts w:hint="eastAsia"/>
          <w:color w:val="000000"/>
          <w:kern w:val="0"/>
        </w:rPr>
        <w:t>Video frame enhancement</w:t>
      </w:r>
      <w:r>
        <w:rPr>
          <w:rFonts w:hint="eastAsia"/>
          <w:color w:val="000000"/>
          <w:kern w:val="0"/>
        </w:rPr>
        <w:t>)</w:t>
      </w:r>
      <w:r w:rsidRPr="000355DC">
        <w:rPr>
          <w:color w:val="000000"/>
          <w:kern w:val="0"/>
        </w:rPr>
        <w:t>，</w:t>
      </w:r>
      <w:r w:rsidRPr="005E53BB">
        <w:rPr>
          <w:rFonts w:hint="eastAsia"/>
          <w:color w:val="000000" w:themeColor="text1"/>
          <w:kern w:val="0"/>
        </w:rPr>
        <w:t>如图</w:t>
      </w:r>
      <w:r w:rsidR="00381D55">
        <w:rPr>
          <w:rFonts w:hint="eastAsia"/>
          <w:color w:val="000000" w:themeColor="text1"/>
          <w:kern w:val="0"/>
        </w:rPr>
        <w:t>2</w:t>
      </w:r>
      <w:r w:rsidRPr="005E53BB">
        <w:rPr>
          <w:rFonts w:hint="eastAsia"/>
          <w:color w:val="000000" w:themeColor="text1"/>
          <w:kern w:val="0"/>
        </w:rPr>
        <w:t>.2</w:t>
      </w:r>
      <w:r w:rsidRPr="005E53BB">
        <w:rPr>
          <w:rFonts w:hint="eastAsia"/>
          <w:color w:val="000000" w:themeColor="text1"/>
          <w:kern w:val="0"/>
        </w:rPr>
        <w:t>所示。</w:t>
      </w:r>
      <w:r w:rsidRPr="009115C5">
        <w:rPr>
          <w:szCs w:val="32"/>
        </w:rPr>
        <w:t>通过提升图像亮度和对比度等方式，提高图像的可用性和检测效果</w:t>
      </w:r>
      <w:r w:rsidRPr="009115C5">
        <w:rPr>
          <w:rFonts w:hint="eastAsia"/>
          <w:szCs w:val="32"/>
        </w:rPr>
        <w:t>。其工作原理如下。</w:t>
      </w:r>
    </w:p>
    <w:p w14:paraId="44717FAA" w14:textId="77777777" w:rsidR="000F0749" w:rsidRDefault="000F0749" w:rsidP="000F0749">
      <w:pPr>
        <w:keepNext/>
        <w:ind w:firstLine="480"/>
      </w:pPr>
      <w:r w:rsidRPr="00484E5D">
        <w:rPr>
          <w:noProof/>
        </w:rPr>
        <w:drawing>
          <wp:inline distT="0" distB="0" distL="0" distR="0" wp14:anchorId="76921F9E" wp14:editId="5ED3FA1D">
            <wp:extent cx="5034763" cy="2576223"/>
            <wp:effectExtent l="0" t="0" r="0" b="0"/>
            <wp:docPr id="1117496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6421" name=""/>
                    <pic:cNvPicPr/>
                  </pic:nvPicPr>
                  <pic:blipFill>
                    <a:blip r:embed="rId9"/>
                    <a:stretch>
                      <a:fillRect/>
                    </a:stretch>
                  </pic:blipFill>
                  <pic:spPr>
                    <a:xfrm>
                      <a:off x="0" y="0"/>
                      <a:ext cx="5049353" cy="2583689"/>
                    </a:xfrm>
                    <a:prstGeom prst="rect">
                      <a:avLst/>
                    </a:prstGeom>
                  </pic:spPr>
                </pic:pic>
              </a:graphicData>
            </a:graphic>
          </wp:inline>
        </w:drawing>
      </w:r>
    </w:p>
    <w:p w14:paraId="2F0C06CF" w14:textId="51CB0752" w:rsidR="000F0749" w:rsidRDefault="000F0749" w:rsidP="000F0749">
      <w:pPr>
        <w:ind w:firstLine="420"/>
        <w:jc w:val="center"/>
        <w:rPr>
          <w:sz w:val="21"/>
          <w:szCs w:val="21"/>
        </w:rPr>
      </w:pPr>
      <w:r w:rsidRPr="004361D0">
        <w:rPr>
          <w:rFonts w:hint="eastAsia"/>
          <w:sz w:val="21"/>
          <w:szCs w:val="21"/>
        </w:rPr>
        <w:t>图</w:t>
      </w:r>
      <w:r w:rsidR="00911A95">
        <w:rPr>
          <w:rFonts w:hint="eastAsia"/>
          <w:sz w:val="21"/>
          <w:szCs w:val="21"/>
        </w:rPr>
        <w:t>2.</w:t>
      </w:r>
      <w:r w:rsidR="00381D55">
        <w:rPr>
          <w:rFonts w:hint="eastAsia"/>
          <w:sz w:val="21"/>
          <w:szCs w:val="21"/>
        </w:rPr>
        <w:t>2</w:t>
      </w:r>
      <w:r w:rsidRPr="004361D0">
        <w:rPr>
          <w:rFonts w:hint="eastAsia"/>
          <w:sz w:val="21"/>
          <w:szCs w:val="21"/>
        </w:rPr>
        <w:t xml:space="preserve"> VFE</w:t>
      </w:r>
      <w:r w:rsidRPr="004361D0">
        <w:rPr>
          <w:rFonts w:hint="eastAsia"/>
          <w:sz w:val="21"/>
          <w:szCs w:val="21"/>
        </w:rPr>
        <w:t>网络结构</w:t>
      </w:r>
    </w:p>
    <w:p w14:paraId="4503B1BB" w14:textId="39955408" w:rsidR="000F0749" w:rsidRDefault="000F0749" w:rsidP="000F0749">
      <w:pPr>
        <w:wordWrap w:val="0"/>
        <w:spacing w:line="400" w:lineRule="exact"/>
        <w:ind w:firstLine="480"/>
        <w:rPr>
          <w:color w:val="000000"/>
          <w:kern w:val="0"/>
        </w:rPr>
      </w:pPr>
      <w:r w:rsidRPr="0093405D">
        <w:rPr>
          <w:color w:val="000000"/>
          <w:kern w:val="0"/>
        </w:rPr>
        <w:t>VFE</w:t>
      </w:r>
      <w:r w:rsidRPr="0093405D">
        <w:rPr>
          <w:color w:val="000000"/>
          <w:kern w:val="0"/>
        </w:rPr>
        <w:t>框架提出了</w:t>
      </w:r>
      <w:bookmarkStart w:id="69" w:name="OLE_LINK5"/>
      <w:r w:rsidRPr="0093405D">
        <w:rPr>
          <w:color w:val="000000"/>
          <w:kern w:val="0"/>
        </w:rPr>
        <w:t>图像增强曲线估计网络</w:t>
      </w:r>
      <w:bookmarkEnd w:id="69"/>
      <w:r w:rsidRPr="0093405D">
        <w:rPr>
          <w:color w:val="000000"/>
          <w:kern w:val="0"/>
        </w:rPr>
        <w:t>（</w:t>
      </w:r>
      <w:r w:rsidRPr="0093405D">
        <w:rPr>
          <w:color w:val="000000"/>
          <w:kern w:val="0"/>
        </w:rPr>
        <w:t>Curve Estimation Network</w:t>
      </w:r>
      <w:r w:rsidRPr="0093405D">
        <w:rPr>
          <w:color w:val="000000"/>
          <w:kern w:val="0"/>
        </w:rPr>
        <w:t>，</w:t>
      </w:r>
      <w:r w:rsidRPr="0093405D">
        <w:rPr>
          <w:color w:val="000000"/>
          <w:kern w:val="0"/>
        </w:rPr>
        <w:t>CEN</w:t>
      </w:r>
      <w:r w:rsidRPr="0093405D">
        <w:rPr>
          <w:color w:val="000000"/>
          <w:kern w:val="0"/>
        </w:rPr>
        <w:t>），该网络能够根据输入图像自动预测最优的图像增强曲线参数。这些参数通过可学习的映射函数将低照度图像转换为增强图像</w:t>
      </w:r>
      <w:r>
        <w:rPr>
          <w:rFonts w:hint="eastAsia"/>
          <w:color w:val="000000"/>
          <w:kern w:val="0"/>
        </w:rPr>
        <w:t>，该曲线表达式如（</w:t>
      </w:r>
      <w:r w:rsidR="00911A95">
        <w:rPr>
          <w:rFonts w:hint="eastAsia"/>
          <w:color w:val="000000"/>
          <w:kern w:val="0"/>
        </w:rPr>
        <w:t>2</w:t>
      </w:r>
      <w:r>
        <w:rPr>
          <w:rFonts w:hint="eastAsia"/>
          <w:color w:val="000000"/>
          <w:kern w:val="0"/>
        </w:rPr>
        <w:t>.1</w:t>
      </w:r>
      <w:r>
        <w:rPr>
          <w:rFonts w:hint="eastAsia"/>
          <w:color w:val="000000"/>
          <w:kern w:val="0"/>
        </w:rPr>
        <w:t>）所示：</w:t>
      </w:r>
    </w:p>
    <w:p w14:paraId="39C63BC2" w14:textId="721E4C32" w:rsidR="000F0749" w:rsidRPr="0000483A" w:rsidRDefault="00331DA5" w:rsidP="006D1190">
      <w:pPr>
        <w:pStyle w:val="MTDisplayEquation"/>
        <w:rPr>
          <w:color w:val="FF0000"/>
        </w:rPr>
      </w:pPr>
      <w:r>
        <w:rPr>
          <w:rFonts w:hint="eastAsia"/>
        </w:rPr>
        <w:t xml:space="preserve">   </w:t>
      </w:r>
      <w:r w:rsidR="000F0749" w:rsidRPr="007D13B7">
        <w:object w:dxaOrig="3500" w:dyaOrig="320" w14:anchorId="508D7A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05pt;height:14.55pt" o:ole="">
            <v:imagedata r:id="rId10" o:title=""/>
          </v:shape>
          <o:OLEObject Type="Embed" ProgID="Equation.DSMT4" ShapeID="_x0000_i1025" DrawAspect="Content" ObjectID="_1814101253" r:id="rId11"/>
        </w:object>
      </w:r>
      <w:r w:rsidR="000F0749">
        <w:tab/>
      </w:r>
      <w:r>
        <w:rPr>
          <w:rFonts w:hint="eastAsia"/>
        </w:rPr>
        <w:t xml:space="preserve">             </w:t>
      </w:r>
      <w:r w:rsidRPr="0000483A">
        <w:rPr>
          <w:rFonts w:hint="eastAsia"/>
          <w:color w:val="FF0000"/>
        </w:rPr>
        <w:t xml:space="preserve"> </w:t>
      </w:r>
      <w:r w:rsidR="00911A95" w:rsidRPr="0000483A">
        <w:rPr>
          <w:rFonts w:hint="eastAsia"/>
          <w:color w:val="FF0000"/>
          <w:highlight w:val="yellow"/>
        </w:rPr>
        <w:t>(2.1)</w:t>
      </w:r>
      <w:r w:rsidR="0000483A" w:rsidRPr="0000483A">
        <w:rPr>
          <w:rFonts w:hint="eastAsia"/>
          <w:b/>
          <w:bCs/>
          <w:color w:val="FF0000"/>
          <w:szCs w:val="21"/>
          <w:highlight w:val="yellow"/>
          <w:u w:val="single"/>
        </w:rPr>
        <w:t xml:space="preserve"> </w:t>
      </w:r>
      <w:r w:rsidR="0000483A" w:rsidRPr="00A946E5">
        <w:rPr>
          <w:rFonts w:hint="eastAsia"/>
          <w:b/>
          <w:bCs/>
          <w:color w:val="FF0000"/>
          <w:szCs w:val="21"/>
          <w:highlight w:val="yellow"/>
          <w:u w:val="single"/>
        </w:rPr>
        <w:t>【这是大论文的编号习惯，小论文</w:t>
      </w:r>
      <w:r w:rsidR="0000483A">
        <w:rPr>
          <w:rFonts w:hint="eastAsia"/>
          <w:b/>
          <w:bCs/>
          <w:color w:val="FF0000"/>
          <w:szCs w:val="21"/>
          <w:highlight w:val="yellow"/>
          <w:u w:val="single"/>
        </w:rPr>
        <w:t>一般</w:t>
      </w:r>
      <w:r w:rsidR="0000483A" w:rsidRPr="00A946E5">
        <w:rPr>
          <w:rFonts w:hint="eastAsia"/>
          <w:b/>
          <w:bCs/>
          <w:color w:val="FF0000"/>
          <w:szCs w:val="21"/>
          <w:highlight w:val="yellow"/>
          <w:u w:val="single"/>
        </w:rPr>
        <w:t>是全文整体编号？】</w:t>
      </w:r>
    </w:p>
    <w:p w14:paraId="04EF5FBE" w14:textId="3500391A" w:rsidR="000F0749" w:rsidRPr="00481CC6" w:rsidRDefault="000F0749" w:rsidP="000F0749">
      <w:pPr>
        <w:spacing w:line="400" w:lineRule="exact"/>
        <w:ind w:firstLineChars="0" w:firstLine="0"/>
        <w:rPr>
          <w:color w:val="000000"/>
        </w:rPr>
      </w:pPr>
      <w:r>
        <w:rPr>
          <w:rFonts w:hint="eastAsia"/>
          <w:color w:val="000000"/>
          <w:kern w:val="0"/>
        </w:rPr>
        <w:t>式（</w:t>
      </w:r>
      <w:r w:rsidR="00911A95">
        <w:rPr>
          <w:rFonts w:hint="eastAsia"/>
          <w:color w:val="000000"/>
          <w:kern w:val="0"/>
        </w:rPr>
        <w:t>2</w:t>
      </w:r>
      <w:r>
        <w:rPr>
          <w:rFonts w:hint="eastAsia"/>
          <w:color w:val="000000"/>
          <w:kern w:val="0"/>
        </w:rPr>
        <w:t>.1</w:t>
      </w:r>
      <w:r>
        <w:rPr>
          <w:rFonts w:hint="eastAsia"/>
          <w:color w:val="000000"/>
          <w:kern w:val="0"/>
        </w:rPr>
        <w:t>）中，</w:t>
      </w:r>
      <w:r>
        <w:rPr>
          <w:rFonts w:hint="eastAsia"/>
          <w:color w:val="000000"/>
          <w:kern w:val="0"/>
        </w:rPr>
        <w:t>LE</w:t>
      </w:r>
      <w:r>
        <w:rPr>
          <w:rFonts w:hint="eastAsia"/>
          <w:color w:val="000000"/>
          <w:kern w:val="0"/>
        </w:rPr>
        <w:t>为曲线名称（</w:t>
      </w:r>
      <w:r>
        <w:rPr>
          <w:rFonts w:hint="eastAsia"/>
          <w:color w:val="000000"/>
          <w:kern w:val="0"/>
        </w:rPr>
        <w:t>L</w:t>
      </w:r>
      <w:r w:rsidRPr="00402E14">
        <w:rPr>
          <w:color w:val="000000"/>
          <w:kern w:val="0"/>
        </w:rPr>
        <w:t xml:space="preserve">ight </w:t>
      </w:r>
      <w:r>
        <w:rPr>
          <w:rFonts w:hint="eastAsia"/>
          <w:color w:val="000000"/>
          <w:kern w:val="0"/>
        </w:rPr>
        <w:t>E</w:t>
      </w:r>
      <w:r w:rsidRPr="00402E14">
        <w:rPr>
          <w:color w:val="000000"/>
          <w:kern w:val="0"/>
        </w:rPr>
        <w:t>nhance</w:t>
      </w:r>
      <w:r>
        <w:rPr>
          <w:rFonts w:hint="eastAsia"/>
          <w:color w:val="000000"/>
          <w:kern w:val="0"/>
        </w:rPr>
        <w:t>），</w:t>
      </w:r>
      <w:r w:rsidRPr="005F0811">
        <w:rPr>
          <w:rFonts w:hint="eastAsia"/>
          <w:i/>
          <w:iCs/>
          <w:color w:val="000000"/>
          <w:kern w:val="0"/>
        </w:rPr>
        <w:t>x</w:t>
      </w:r>
      <w:r>
        <w:rPr>
          <w:rFonts w:hint="eastAsia"/>
          <w:color w:val="000000"/>
          <w:kern w:val="0"/>
        </w:rPr>
        <w:t>为像素坐标，</w:t>
      </w:r>
      <w:r>
        <w:rPr>
          <w:rFonts w:hint="eastAsia"/>
          <w:color w:val="000000"/>
          <w:kern w:val="0"/>
        </w:rPr>
        <w:t>I(x)</w:t>
      </w:r>
      <w:r>
        <w:rPr>
          <w:rFonts w:hint="eastAsia"/>
          <w:color w:val="000000"/>
          <w:kern w:val="0"/>
        </w:rPr>
        <w:t>对应原始输入图像，</w:t>
      </w:r>
      <w:r>
        <w:rPr>
          <w:rFonts w:hint="eastAsia"/>
          <w:color w:val="000000"/>
          <w:kern w:val="0"/>
        </w:rPr>
        <w:t>LE(I(x);</w:t>
      </w:r>
      <w:r>
        <w:rPr>
          <w:rFonts w:hint="eastAsia"/>
          <w:color w:val="000000"/>
          <w:kern w:val="0"/>
        </w:rPr>
        <w:sym w:font="Symbol" w:char="F061"/>
      </w:r>
      <w:r>
        <w:rPr>
          <w:rFonts w:hint="eastAsia"/>
          <w:color w:val="000000"/>
          <w:kern w:val="0"/>
        </w:rPr>
        <w:t>)</w:t>
      </w:r>
      <w:r>
        <w:rPr>
          <w:rFonts w:hint="eastAsia"/>
          <w:color w:val="000000"/>
          <w:kern w:val="0"/>
        </w:rPr>
        <w:t>表示增强后的输出结果。参数</w:t>
      </w:r>
      <w:r w:rsidRPr="005F0811">
        <w:rPr>
          <w:rFonts w:hint="eastAsia"/>
          <w:i/>
          <w:iCs/>
          <w:color w:val="000000"/>
          <w:kern w:val="0"/>
        </w:rPr>
        <w:sym w:font="Symbol" w:char="F061"/>
      </w:r>
      <w:r w:rsidRPr="0093405D">
        <w:rPr>
          <w:rFonts w:hint="eastAsia"/>
          <w:color w:val="000000"/>
          <w:kern w:val="0"/>
        </w:rPr>
        <w:t>定义为可训练的自适应调整系数，其取值范围约束于</w:t>
      </w:r>
      <w:r w:rsidRPr="0093405D">
        <w:rPr>
          <w:rFonts w:hint="eastAsia"/>
          <w:color w:val="000000"/>
          <w:kern w:val="0"/>
        </w:rPr>
        <w:t>[-1</w:t>
      </w:r>
      <w:r>
        <w:rPr>
          <w:rFonts w:hint="eastAsia"/>
          <w:color w:val="000000"/>
          <w:kern w:val="0"/>
        </w:rPr>
        <w:t>，</w:t>
      </w:r>
      <w:r w:rsidRPr="0093405D">
        <w:rPr>
          <w:rFonts w:hint="eastAsia"/>
          <w:color w:val="000000"/>
          <w:kern w:val="0"/>
        </w:rPr>
        <w:t>1]</w:t>
      </w:r>
      <w:r w:rsidRPr="0093405D">
        <w:rPr>
          <w:rFonts w:hint="eastAsia"/>
          <w:color w:val="000000"/>
          <w:kern w:val="0"/>
        </w:rPr>
        <w:t>区间</w:t>
      </w:r>
      <w:r>
        <w:rPr>
          <w:rFonts w:hint="eastAsia"/>
          <w:color w:val="000000"/>
          <w:kern w:val="0"/>
        </w:rPr>
        <w:t>，</w:t>
      </w:r>
      <w:r w:rsidRPr="00481CC6">
        <w:rPr>
          <w:color w:val="000000"/>
          <w:kern w:val="0"/>
        </w:rPr>
        <w:t>同时控制曲线的级数和曝光水平</w:t>
      </w:r>
      <w:r>
        <w:rPr>
          <w:rFonts w:hint="eastAsia"/>
          <w:color w:val="000000"/>
          <w:kern w:val="0"/>
        </w:rPr>
        <w:t>。</w:t>
      </w:r>
      <w:r w:rsidRPr="00481CC6">
        <w:rPr>
          <w:color w:val="000000"/>
        </w:rPr>
        <w:t>通过该曲线，每个像素的值被归一化到</w:t>
      </w:r>
      <w:r w:rsidRPr="00481CC6">
        <w:rPr>
          <w:color w:val="000000"/>
        </w:rPr>
        <w:t>[0</w:t>
      </w:r>
      <w:r w:rsidRPr="00481CC6">
        <w:rPr>
          <w:color w:val="000000"/>
        </w:rPr>
        <w:t>，</w:t>
      </w:r>
      <w:r w:rsidRPr="00481CC6">
        <w:rPr>
          <w:color w:val="000000"/>
        </w:rPr>
        <w:t>1]</w:t>
      </w:r>
      <w:r w:rsidRPr="00481CC6">
        <w:rPr>
          <w:color w:val="000000"/>
        </w:rPr>
        <w:t>范围，所有操作均在逐像素的基础上进行。曲线被分别应用于三个</w:t>
      </w:r>
      <w:r w:rsidRPr="00481CC6">
        <w:rPr>
          <w:color w:val="000000"/>
        </w:rPr>
        <w:t>RGB</w:t>
      </w:r>
      <w:r w:rsidRPr="00481CC6">
        <w:rPr>
          <w:color w:val="000000"/>
        </w:rPr>
        <w:t>通道，而不仅仅是照明通道。这样对三个通道进行调节，可以更好地保留图像的固有颜色，并减少过饱和的风险。</w:t>
      </w:r>
      <w:r>
        <w:rPr>
          <w:rFonts w:hint="eastAsia"/>
          <w:color w:val="000000"/>
        </w:rPr>
        <w:t>因为煤矿井下的低光环境较自然低</w:t>
      </w:r>
      <w:proofErr w:type="gramStart"/>
      <w:r>
        <w:rPr>
          <w:rFonts w:hint="eastAsia"/>
          <w:color w:val="000000"/>
        </w:rPr>
        <w:t>光更为</w:t>
      </w:r>
      <w:proofErr w:type="gramEnd"/>
      <w:r>
        <w:rPr>
          <w:rFonts w:hint="eastAsia"/>
          <w:color w:val="000000"/>
        </w:rPr>
        <w:t>恶劣，所以需迭代图像增强曲线，使其能满足各种极端环境。计算公式如（</w:t>
      </w:r>
      <w:r w:rsidR="00911A95">
        <w:rPr>
          <w:rFonts w:hint="eastAsia"/>
          <w:color w:val="000000"/>
        </w:rPr>
        <w:t>2</w:t>
      </w:r>
      <w:r>
        <w:rPr>
          <w:rFonts w:hint="eastAsia"/>
          <w:color w:val="000000"/>
        </w:rPr>
        <w:t>.2</w:t>
      </w:r>
      <w:r>
        <w:rPr>
          <w:rFonts w:hint="eastAsia"/>
          <w:color w:val="000000"/>
        </w:rPr>
        <w:t>）所示：</w:t>
      </w:r>
    </w:p>
    <w:p w14:paraId="6E389C77" w14:textId="64F86595" w:rsidR="000F0749" w:rsidRDefault="000F0749" w:rsidP="006D1190">
      <w:pPr>
        <w:pStyle w:val="MTDisplayEquation"/>
      </w:pPr>
      <w:r>
        <w:tab/>
      </w:r>
      <w:r w:rsidRPr="007D13B7">
        <w:object w:dxaOrig="4360" w:dyaOrig="340" w14:anchorId="5EA041A8">
          <v:shape id="_x0000_i1026" type="#_x0000_t75" style="width:3in;height:14.55pt" o:ole="">
            <v:imagedata r:id="rId12" o:title=""/>
          </v:shape>
          <o:OLEObject Type="Embed" ProgID="Equation.DSMT4" ShapeID="_x0000_i1026" DrawAspect="Content" ObjectID="_1814101254" r:id="rId13"/>
        </w:object>
      </w:r>
      <w:r>
        <w:tab/>
      </w:r>
      <w:r w:rsidR="00911A95">
        <w:rPr>
          <w:rFonts w:hint="eastAsia"/>
        </w:rPr>
        <w:t>(2.2)</w:t>
      </w:r>
    </w:p>
    <w:p w14:paraId="2B6F9EB4" w14:textId="0A9A96D2" w:rsidR="00D36AF9" w:rsidRDefault="000F0749" w:rsidP="00D36AF9">
      <w:pPr>
        <w:ind w:firstLineChars="0" w:firstLine="0"/>
      </w:pPr>
      <w:r>
        <w:rPr>
          <w:rFonts w:hint="eastAsia"/>
        </w:rPr>
        <w:t>式（</w:t>
      </w:r>
      <w:r w:rsidR="00911A95">
        <w:rPr>
          <w:rFonts w:hint="eastAsia"/>
        </w:rPr>
        <w:t>2</w:t>
      </w:r>
      <w:r>
        <w:rPr>
          <w:rFonts w:hint="eastAsia"/>
        </w:rPr>
        <w:t>.2</w:t>
      </w:r>
      <w:r>
        <w:rPr>
          <w:rFonts w:hint="eastAsia"/>
        </w:rPr>
        <w:t>）中</w:t>
      </w:r>
      <w:r>
        <w:rPr>
          <w:rFonts w:hint="eastAsia"/>
        </w:rPr>
        <w:t>n</w:t>
      </w:r>
      <w:r>
        <w:rPr>
          <w:rFonts w:hint="eastAsia"/>
        </w:rPr>
        <w:t>是迭代次数，控制图像增强曲线的曲率，当迭代次数等于</w:t>
      </w:r>
      <w:r>
        <w:rPr>
          <w:rFonts w:hint="eastAsia"/>
        </w:rPr>
        <w:t>n=1</w:t>
      </w:r>
      <w:r>
        <w:rPr>
          <w:rFonts w:hint="eastAsia"/>
        </w:rPr>
        <w:t>时，</w:t>
      </w:r>
      <w:r w:rsidRPr="005E53BB">
        <w:rPr>
          <w:rFonts w:hint="eastAsia"/>
          <w:color w:val="000000" w:themeColor="text1"/>
        </w:rPr>
        <w:lastRenderedPageBreak/>
        <w:t>则为式</w:t>
      </w:r>
      <w:r>
        <w:rPr>
          <w:rFonts w:hint="eastAsia"/>
          <w:color w:val="000000" w:themeColor="text1"/>
        </w:rPr>
        <w:t>（</w:t>
      </w:r>
      <w:r w:rsidR="00911A95">
        <w:rPr>
          <w:rFonts w:hint="eastAsia"/>
          <w:color w:val="000000" w:themeColor="text1"/>
        </w:rPr>
        <w:t>2</w:t>
      </w:r>
      <w:r w:rsidRPr="005E53BB">
        <w:rPr>
          <w:rFonts w:hint="eastAsia"/>
          <w:color w:val="000000" w:themeColor="text1"/>
        </w:rPr>
        <w:t>.2</w:t>
      </w:r>
      <w:r>
        <w:rPr>
          <w:rFonts w:hint="eastAsia"/>
          <w:color w:val="000000" w:themeColor="text1"/>
        </w:rPr>
        <w:t>），</w:t>
      </w:r>
      <w:r w:rsidRPr="005E53BB">
        <w:rPr>
          <w:rFonts w:hint="eastAsia"/>
          <w:color w:val="000000" w:themeColor="text1"/>
        </w:rPr>
        <w:t>本次</w:t>
      </w:r>
      <w:r w:rsidRPr="005E53BB">
        <w:rPr>
          <w:rFonts w:hint="eastAsia"/>
          <w:color w:val="000000" w:themeColor="text1"/>
        </w:rPr>
        <w:t>n</w:t>
      </w:r>
      <w:r w:rsidRPr="005E53BB">
        <w:rPr>
          <w:rFonts w:hint="eastAsia"/>
          <w:color w:val="000000" w:themeColor="text1"/>
        </w:rPr>
        <w:t>设置为</w:t>
      </w:r>
      <w:r w:rsidRPr="005E53BB">
        <w:rPr>
          <w:rFonts w:hint="eastAsia"/>
          <w:color w:val="000000" w:themeColor="text1"/>
        </w:rPr>
        <w:t>8</w:t>
      </w:r>
      <w:r w:rsidRPr="005E53BB">
        <w:rPr>
          <w:rFonts w:hint="eastAsia"/>
          <w:color w:val="000000" w:themeColor="text1"/>
        </w:rPr>
        <w:t>，则可以取得较好结果。</w:t>
      </w:r>
      <w:r w:rsidRPr="00A27CA8">
        <w:rPr>
          <w:rFonts w:hint="eastAsia"/>
          <w:color w:val="000000" w:themeColor="text1"/>
        </w:rPr>
        <w:t>因为</w:t>
      </w:r>
      <w:r w:rsidRPr="005F0811">
        <w:rPr>
          <w:rFonts w:hint="eastAsia"/>
          <w:i/>
          <w:iCs/>
        </w:rPr>
        <w:sym w:font="Symbol" w:char="F061"/>
      </w:r>
      <w:r w:rsidRPr="00A27CA8">
        <w:t>应用于所有的像素，所以仍为全局</w:t>
      </w:r>
      <w:r>
        <w:rPr>
          <w:rFonts w:hint="eastAsia"/>
        </w:rPr>
        <w:t>映射，这样为导致图像的过度增强或者部分区域增强不足，所以为了解决此问题，需将式（</w:t>
      </w:r>
      <w:r w:rsidR="00911A95">
        <w:rPr>
          <w:rFonts w:hint="eastAsia"/>
        </w:rPr>
        <w:t>2</w:t>
      </w:r>
      <w:r>
        <w:rPr>
          <w:rFonts w:hint="eastAsia"/>
        </w:rPr>
        <w:t>.2</w:t>
      </w:r>
      <w:r>
        <w:rPr>
          <w:rFonts w:hint="eastAsia"/>
        </w:rPr>
        <w:t>）中单一参数</w:t>
      </w:r>
      <w:r w:rsidRPr="005F0811">
        <w:rPr>
          <w:rFonts w:hint="eastAsia"/>
          <w:i/>
          <w:iCs/>
        </w:rPr>
        <w:sym w:font="Symbol" w:char="F061"/>
      </w:r>
      <w:r>
        <w:rPr>
          <w:rFonts w:hint="eastAsia"/>
        </w:rPr>
        <w:t>改为</w:t>
      </w:r>
      <w:proofErr w:type="gramStart"/>
      <w:r>
        <w:rPr>
          <w:rFonts w:hint="eastAsia"/>
        </w:rPr>
        <w:t>像素级</w:t>
      </w:r>
      <w:proofErr w:type="gramEnd"/>
      <w:r>
        <w:rPr>
          <w:rFonts w:hint="eastAsia"/>
        </w:rPr>
        <w:t>参数即可得</w:t>
      </w:r>
      <w:proofErr w:type="gramStart"/>
      <w:r>
        <w:rPr>
          <w:rFonts w:hint="eastAsia"/>
        </w:rPr>
        <w:t>像素级</w:t>
      </w:r>
      <w:proofErr w:type="gramEnd"/>
      <w:r>
        <w:rPr>
          <w:rFonts w:hint="eastAsia"/>
        </w:rPr>
        <w:t>曲线。该曲线表达式如（</w:t>
      </w:r>
      <w:r w:rsidR="00911A95">
        <w:rPr>
          <w:rFonts w:hint="eastAsia"/>
        </w:rPr>
        <w:t>2</w:t>
      </w:r>
      <w:r>
        <w:rPr>
          <w:rFonts w:hint="eastAsia"/>
        </w:rPr>
        <w:t>.3</w:t>
      </w:r>
      <w:r>
        <w:rPr>
          <w:rFonts w:hint="eastAsia"/>
        </w:rPr>
        <w:t>）</w:t>
      </w:r>
      <w:r w:rsidR="005310A7">
        <w:rPr>
          <w:rFonts w:hint="eastAsia"/>
        </w:rPr>
        <w:t>所示：</w:t>
      </w:r>
    </w:p>
    <w:p w14:paraId="391F7745" w14:textId="5CB439DD" w:rsidR="00911A95" w:rsidRDefault="00D36AF9" w:rsidP="00D36AF9">
      <w:pPr>
        <w:pStyle w:val="MTDisplayEquation"/>
      </w:pPr>
      <w:r>
        <w:rPr>
          <w:rFonts w:hint="eastAsia"/>
        </w:rPr>
        <w:t xml:space="preserve">           </w:t>
      </w:r>
      <w:r w:rsidR="00911A95" w:rsidRPr="007D13B7">
        <w:object w:dxaOrig="4660" w:dyaOrig="340" w14:anchorId="054AB44D">
          <v:shape id="_x0000_i1027" type="#_x0000_t75" style="width:229.85pt;height:14.55pt" o:ole="">
            <v:imagedata r:id="rId14" o:title=""/>
          </v:shape>
          <o:OLEObject Type="Embed" ProgID="Equation.DSMT4" ShapeID="_x0000_i1027" DrawAspect="Content" ObjectID="_1814101255" r:id="rId15"/>
        </w:object>
      </w:r>
      <w:r w:rsidR="00911A95">
        <w:tab/>
      </w:r>
      <w:r w:rsidR="00911A95">
        <w:rPr>
          <w:rFonts w:hint="eastAsia"/>
        </w:rPr>
        <w:t>(2.3)</w:t>
      </w:r>
    </w:p>
    <w:p w14:paraId="072F71C1" w14:textId="43EB706F" w:rsidR="00911A95" w:rsidRDefault="00911A95" w:rsidP="00911A95">
      <w:pPr>
        <w:spacing w:line="400" w:lineRule="exact"/>
        <w:ind w:firstLineChars="0" w:firstLine="0"/>
        <w:rPr>
          <w:color w:val="000000"/>
          <w:kern w:val="0"/>
        </w:rPr>
      </w:pPr>
      <w:r>
        <w:rPr>
          <w:rFonts w:hint="eastAsia"/>
          <w:color w:val="000000"/>
          <w:kern w:val="0"/>
        </w:rPr>
        <w:t>式（</w:t>
      </w:r>
      <w:r>
        <w:rPr>
          <w:rFonts w:hint="eastAsia"/>
          <w:color w:val="000000"/>
          <w:kern w:val="0"/>
        </w:rPr>
        <w:t>2.3</w:t>
      </w:r>
      <w:r>
        <w:rPr>
          <w:rFonts w:hint="eastAsia"/>
          <w:color w:val="000000"/>
          <w:kern w:val="0"/>
        </w:rPr>
        <w:t>）中</w:t>
      </w:r>
      <w:r>
        <w:rPr>
          <w:rFonts w:hint="eastAsia"/>
          <w:color w:val="000000"/>
          <w:kern w:val="0"/>
        </w:rPr>
        <w:t>A</w:t>
      </w:r>
      <w:r>
        <w:rPr>
          <w:rFonts w:hint="eastAsia"/>
          <w:color w:val="000000"/>
          <w:kern w:val="0"/>
        </w:rPr>
        <w:t>是</w:t>
      </w:r>
      <w:r w:rsidRPr="0079126B">
        <w:rPr>
          <w:color w:val="000000"/>
          <w:kern w:val="0"/>
        </w:rPr>
        <w:t>与给定图像相同大小的参数映射</w:t>
      </w:r>
      <w:r>
        <w:rPr>
          <w:rFonts w:hint="eastAsia"/>
          <w:color w:val="000000"/>
          <w:kern w:val="0"/>
        </w:rPr>
        <w:t>。</w:t>
      </w:r>
    </w:p>
    <w:p w14:paraId="422BAADE" w14:textId="77777777" w:rsidR="00911A95" w:rsidRDefault="00911A95" w:rsidP="00911A95">
      <w:pPr>
        <w:spacing w:line="400" w:lineRule="exact"/>
        <w:ind w:firstLine="480"/>
        <w:rPr>
          <w:color w:val="000000"/>
          <w:kern w:val="0"/>
        </w:rPr>
      </w:pPr>
      <w:r w:rsidRPr="00F81C5C">
        <w:rPr>
          <w:color w:val="000000"/>
          <w:kern w:val="0"/>
        </w:rPr>
        <w:t>本方法通过构建曲线估计网络（</w:t>
      </w:r>
      <w:r w:rsidRPr="00F81C5C">
        <w:rPr>
          <w:color w:val="000000"/>
          <w:kern w:val="0"/>
        </w:rPr>
        <w:t>CEN</w:t>
      </w:r>
      <w:r w:rsidRPr="00F81C5C">
        <w:rPr>
          <w:color w:val="000000"/>
          <w:kern w:val="0"/>
        </w:rPr>
        <w:t>）</w:t>
      </w:r>
      <w:proofErr w:type="gramStart"/>
      <w:r w:rsidRPr="00F81C5C">
        <w:rPr>
          <w:color w:val="000000"/>
          <w:kern w:val="0"/>
        </w:rPr>
        <w:t>建立低</w:t>
      </w:r>
      <w:proofErr w:type="gramEnd"/>
      <w:r w:rsidRPr="00F81C5C">
        <w:rPr>
          <w:color w:val="000000"/>
          <w:kern w:val="0"/>
        </w:rPr>
        <w:t>照度图像与最优增强曲线参数的非线性映射关系。网络架构基于标准</w:t>
      </w:r>
      <w:r w:rsidRPr="00F81C5C">
        <w:rPr>
          <w:color w:val="000000"/>
          <w:kern w:val="0"/>
        </w:rPr>
        <w:t>CNN</w:t>
      </w:r>
      <w:r w:rsidRPr="00F81C5C">
        <w:rPr>
          <w:color w:val="000000"/>
          <w:kern w:val="0"/>
        </w:rPr>
        <w:t>设计，包含</w:t>
      </w:r>
      <w:r w:rsidRPr="00F81C5C">
        <w:rPr>
          <w:color w:val="000000"/>
          <w:kern w:val="0"/>
        </w:rPr>
        <w:t>7</w:t>
      </w:r>
      <w:r w:rsidRPr="00F81C5C">
        <w:rPr>
          <w:color w:val="000000"/>
          <w:kern w:val="0"/>
        </w:rPr>
        <w:t>个卷积模块：前三个模块的输出特征与后三个模块（按</w:t>
      </w:r>
      <w:r w:rsidRPr="00F81C5C">
        <w:rPr>
          <w:color w:val="000000"/>
          <w:kern w:val="0"/>
        </w:rPr>
        <w:t>6-5-4</w:t>
      </w:r>
      <w:r w:rsidRPr="00F81C5C">
        <w:rPr>
          <w:color w:val="000000"/>
          <w:kern w:val="0"/>
        </w:rPr>
        <w:t>逆序）进行通道拼接，形成对称特征融合结构。每个卷积模块均配置</w:t>
      </w:r>
      <w:r w:rsidRPr="00F81C5C">
        <w:rPr>
          <w:color w:val="000000"/>
          <w:kern w:val="0"/>
        </w:rPr>
        <w:t>32</w:t>
      </w:r>
      <w:r w:rsidRPr="00F81C5C">
        <w:rPr>
          <w:color w:val="000000"/>
          <w:kern w:val="0"/>
        </w:rPr>
        <w:t>个</w:t>
      </w:r>
      <w:r w:rsidRPr="00F81C5C">
        <w:rPr>
          <w:color w:val="000000"/>
          <w:kern w:val="0"/>
        </w:rPr>
        <w:t>3×3</w:t>
      </w:r>
      <w:r w:rsidRPr="00F81C5C">
        <w:rPr>
          <w:color w:val="000000"/>
          <w:kern w:val="0"/>
        </w:rPr>
        <w:t>卷积核（步长</w:t>
      </w:r>
      <w:r w:rsidRPr="00F81C5C">
        <w:rPr>
          <w:color w:val="000000"/>
          <w:kern w:val="0"/>
        </w:rPr>
        <w:t>1</w:t>
      </w:r>
      <w:r w:rsidRPr="00F81C5C">
        <w:rPr>
          <w:color w:val="000000"/>
          <w:kern w:val="0"/>
        </w:rPr>
        <w:t>），并采用</w:t>
      </w:r>
      <w:r w:rsidRPr="00F81C5C">
        <w:rPr>
          <w:color w:val="000000"/>
          <w:kern w:val="0"/>
        </w:rPr>
        <w:t>ReLU</w:t>
      </w:r>
      <w:r w:rsidRPr="00F81C5C">
        <w:rPr>
          <w:color w:val="000000"/>
          <w:kern w:val="0"/>
        </w:rPr>
        <w:t>激活函数增强非线性表达能力。最终层通过</w:t>
      </w:r>
      <w:r w:rsidRPr="00F81C5C">
        <w:rPr>
          <w:color w:val="000000"/>
          <w:kern w:val="0"/>
        </w:rPr>
        <w:t>Tanh</w:t>
      </w:r>
      <w:r w:rsidRPr="00F81C5C">
        <w:rPr>
          <w:color w:val="000000"/>
          <w:kern w:val="0"/>
        </w:rPr>
        <w:t>激活函数输出</w:t>
      </w:r>
      <w:r w:rsidRPr="00F81C5C">
        <w:rPr>
          <w:color w:val="000000"/>
          <w:kern w:val="0"/>
        </w:rPr>
        <w:t>24</w:t>
      </w:r>
      <w:r w:rsidRPr="00F81C5C">
        <w:rPr>
          <w:color w:val="000000"/>
          <w:kern w:val="0"/>
        </w:rPr>
        <w:t>维参数图，其生成过程采用</w:t>
      </w:r>
      <w:r>
        <w:rPr>
          <w:rFonts w:hint="eastAsia"/>
          <w:color w:val="000000"/>
          <w:kern w:val="0"/>
        </w:rPr>
        <w:t>8</w:t>
      </w:r>
      <w:r w:rsidRPr="00F81C5C">
        <w:rPr>
          <w:color w:val="000000"/>
          <w:kern w:val="0"/>
        </w:rPr>
        <w:t>次迭代产生对应</w:t>
      </w:r>
      <w:r w:rsidRPr="00F81C5C">
        <w:rPr>
          <w:color w:val="000000"/>
          <w:kern w:val="0"/>
        </w:rPr>
        <w:t>R/G/B</w:t>
      </w:r>
      <w:r w:rsidRPr="00F81C5C">
        <w:rPr>
          <w:color w:val="000000"/>
          <w:kern w:val="0"/>
        </w:rPr>
        <w:t>三通道的曲线参数分量，最终</w:t>
      </w:r>
      <w:r>
        <w:rPr>
          <w:rFonts w:hint="eastAsia"/>
          <w:color w:val="000000"/>
          <w:kern w:val="0"/>
        </w:rPr>
        <w:t>生成三个通道的曲线参数图。</w:t>
      </w:r>
    </w:p>
    <w:p w14:paraId="2046D181" w14:textId="77777777" w:rsidR="00911A95" w:rsidRPr="00F81C5C" w:rsidRDefault="00911A95" w:rsidP="00911A95">
      <w:pPr>
        <w:spacing w:line="400" w:lineRule="exact"/>
        <w:ind w:firstLine="480"/>
        <w:rPr>
          <w:color w:val="000000"/>
          <w:kern w:val="0"/>
        </w:rPr>
      </w:pPr>
      <w:r w:rsidRPr="00F81C5C">
        <w:rPr>
          <w:rFonts w:hint="eastAsia"/>
          <w:color w:val="000000"/>
          <w:kern w:val="0"/>
        </w:rPr>
        <w:t>为</w:t>
      </w:r>
      <w:bookmarkStart w:id="70" w:name="_Hlk198568501"/>
      <w:r w:rsidRPr="00F81C5C">
        <w:rPr>
          <w:rFonts w:hint="eastAsia"/>
          <w:color w:val="000000"/>
          <w:kern w:val="0"/>
        </w:rPr>
        <w:t>评估增强图像</w:t>
      </w:r>
      <w:bookmarkEnd w:id="70"/>
      <w:r w:rsidRPr="00F81C5C">
        <w:rPr>
          <w:rFonts w:hint="eastAsia"/>
          <w:color w:val="000000"/>
          <w:kern w:val="0"/>
        </w:rPr>
        <w:t>的质量，</w:t>
      </w:r>
      <w:r>
        <w:rPr>
          <w:rFonts w:hint="eastAsia"/>
          <w:color w:val="000000"/>
          <w:kern w:val="0"/>
        </w:rPr>
        <w:t>本章</w:t>
      </w:r>
      <w:r w:rsidRPr="00F81C5C">
        <w:rPr>
          <w:rFonts w:hint="eastAsia"/>
          <w:color w:val="000000"/>
          <w:kern w:val="0"/>
        </w:rPr>
        <w:t>采用一组可区分的损失，这些损失可以有效地训练</w:t>
      </w:r>
      <w:r w:rsidRPr="00F81C5C">
        <w:rPr>
          <w:rFonts w:hint="eastAsia"/>
          <w:color w:val="000000"/>
          <w:kern w:val="0"/>
        </w:rPr>
        <w:t>CEN</w:t>
      </w:r>
      <w:r w:rsidRPr="00F81C5C">
        <w:rPr>
          <w:rFonts w:hint="eastAsia"/>
          <w:color w:val="000000"/>
          <w:kern w:val="0"/>
        </w:rPr>
        <w:t>，采用四种不同类型的损失来对增强图</w:t>
      </w:r>
      <w:r>
        <w:rPr>
          <w:rFonts w:hint="eastAsia"/>
          <w:color w:val="000000"/>
          <w:kern w:val="0"/>
        </w:rPr>
        <w:t>像的质量进行评估。</w:t>
      </w:r>
    </w:p>
    <w:p w14:paraId="3474550F" w14:textId="2E78F6C2" w:rsidR="006F017F" w:rsidRDefault="00911A95" w:rsidP="006F017F">
      <w:pPr>
        <w:spacing w:line="400" w:lineRule="exact"/>
        <w:ind w:firstLine="480"/>
        <w:rPr>
          <w:color w:val="000000"/>
          <w:kern w:val="0"/>
        </w:rPr>
      </w:pPr>
      <w:r>
        <w:rPr>
          <w:rFonts w:hint="eastAsia"/>
          <w:color w:val="000000"/>
          <w:kern w:val="0"/>
        </w:rPr>
        <w:t>为促进增强图像与输入图像的空间一致性，提出方法采用空间一致性损失</w:t>
      </w:r>
      <w:proofErr w:type="spellStart"/>
      <w:r>
        <w:rPr>
          <w:rFonts w:hint="eastAsia"/>
          <w:color w:val="000000"/>
          <w:kern w:val="0"/>
        </w:rPr>
        <w:t>L</w:t>
      </w:r>
      <w:r>
        <w:rPr>
          <w:rFonts w:hint="eastAsia"/>
          <w:color w:val="000000"/>
          <w:kern w:val="0"/>
          <w:vertAlign w:val="subscript"/>
        </w:rPr>
        <w:t>spa</w:t>
      </w:r>
      <w:proofErr w:type="spellEnd"/>
      <w:r>
        <w:rPr>
          <w:rFonts w:hint="eastAsia"/>
          <w:color w:val="000000"/>
          <w:kern w:val="0"/>
        </w:rPr>
        <w:t>来</w:t>
      </w:r>
      <w:r w:rsidRPr="006A278B">
        <w:rPr>
          <w:color w:val="000000"/>
          <w:kern w:val="0"/>
        </w:rPr>
        <w:t>保留输入图像与其增强版本之间的相邻区域的差异</w:t>
      </w:r>
      <w:r>
        <w:rPr>
          <w:rFonts w:hint="eastAsia"/>
          <w:color w:val="000000"/>
          <w:kern w:val="0"/>
        </w:rPr>
        <w:t>。</w:t>
      </w:r>
      <w:r w:rsidRPr="006A278B">
        <w:rPr>
          <w:color w:val="000000"/>
          <w:kern w:val="0"/>
        </w:rPr>
        <w:t>首先计算输入图像和增强图像在通道维度的平均值，得到两个灰度图像</w:t>
      </w:r>
      <w:r>
        <w:rPr>
          <w:rFonts w:hint="eastAsia"/>
          <w:color w:val="000000"/>
          <w:kern w:val="0"/>
        </w:rPr>
        <w:t>，然后将灰度图分解成若干个</w:t>
      </w:r>
      <w:r>
        <w:rPr>
          <w:rFonts w:hint="eastAsia"/>
          <w:color w:val="000000"/>
          <w:kern w:val="0"/>
        </w:rPr>
        <w:t>Patches</w:t>
      </w:r>
      <w:r>
        <w:rPr>
          <w:rFonts w:hint="eastAsia"/>
          <w:color w:val="000000"/>
          <w:kern w:val="0"/>
        </w:rPr>
        <w:t>，接着计算</w:t>
      </w:r>
      <w:r>
        <w:rPr>
          <w:rFonts w:hint="eastAsia"/>
          <w:color w:val="000000"/>
          <w:kern w:val="0"/>
        </w:rPr>
        <w:t>Patch</w:t>
      </w:r>
      <w:r>
        <w:rPr>
          <w:rFonts w:hint="eastAsia"/>
          <w:color w:val="000000"/>
          <w:kern w:val="0"/>
        </w:rPr>
        <w:t>内中心像素</w:t>
      </w:r>
      <w:proofErr w:type="spellStart"/>
      <w:r>
        <w:rPr>
          <w:rFonts w:hint="eastAsia"/>
          <w:color w:val="000000"/>
          <w:kern w:val="0"/>
        </w:rPr>
        <w:t>i</w:t>
      </w:r>
      <w:proofErr w:type="spellEnd"/>
      <w:r>
        <w:rPr>
          <w:rFonts w:hint="eastAsia"/>
          <w:color w:val="000000"/>
          <w:kern w:val="0"/>
        </w:rPr>
        <w:t>与相邻像素</w:t>
      </w:r>
      <w:r>
        <w:rPr>
          <w:rFonts w:hint="eastAsia"/>
          <w:color w:val="000000"/>
          <w:kern w:val="0"/>
        </w:rPr>
        <w:t>j</w:t>
      </w:r>
      <w:r>
        <w:rPr>
          <w:rFonts w:hint="eastAsia"/>
          <w:color w:val="000000"/>
          <w:kern w:val="0"/>
        </w:rPr>
        <w:t>差值，最后求平均。公式如（</w:t>
      </w:r>
      <w:r>
        <w:rPr>
          <w:rFonts w:hint="eastAsia"/>
          <w:color w:val="000000"/>
          <w:kern w:val="0"/>
        </w:rPr>
        <w:t>2.4</w:t>
      </w:r>
      <w:r>
        <w:rPr>
          <w:rFonts w:hint="eastAsia"/>
          <w:color w:val="000000"/>
          <w:kern w:val="0"/>
        </w:rPr>
        <w:t>）所示：</w:t>
      </w:r>
    </w:p>
    <w:p w14:paraId="48775DE3" w14:textId="6764E269" w:rsidR="00911A95" w:rsidRDefault="00D36AF9" w:rsidP="00D36AF9">
      <w:pPr>
        <w:pStyle w:val="MTDisplayEquation"/>
        <w:spacing w:line="240" w:lineRule="auto"/>
      </w:pPr>
      <w:r>
        <w:tab/>
      </w:r>
      <w:r w:rsidRPr="007D13B7">
        <w:rPr>
          <w:position w:val="-24"/>
        </w:rPr>
        <w:object w:dxaOrig="3860" w:dyaOrig="620" w14:anchorId="29ADA6EB">
          <v:shape id="_x0000_i1028" type="#_x0000_t75" style="width:194.85pt;height:28.4pt" o:ole="">
            <v:imagedata r:id="rId16" o:title=""/>
          </v:shape>
          <o:OLEObject Type="Embed" ProgID="Equation.DSMT4" ShapeID="_x0000_i1028" DrawAspect="Content" ObjectID="_1814101256" r:id="rId17"/>
        </w:object>
      </w:r>
      <w:r>
        <w:tab/>
      </w:r>
      <w:r>
        <w:rPr>
          <w:rFonts w:hint="eastAsia"/>
        </w:rPr>
        <w:t>（</w:t>
      </w:r>
      <w:r>
        <w:rPr>
          <w:rFonts w:hint="eastAsia"/>
        </w:rPr>
        <w:t>2.4</w:t>
      </w:r>
      <w:r>
        <w:rPr>
          <w:rFonts w:hint="eastAsia"/>
        </w:rPr>
        <w:t>）</w:t>
      </w:r>
    </w:p>
    <w:p w14:paraId="26599D7D" w14:textId="63884F9D" w:rsidR="00911A95" w:rsidRDefault="00911A95" w:rsidP="00911A95">
      <w:pPr>
        <w:spacing w:line="400" w:lineRule="exact"/>
        <w:ind w:firstLineChars="0" w:firstLine="0"/>
        <w:rPr>
          <w:color w:val="000000"/>
          <w:kern w:val="0"/>
        </w:rPr>
      </w:pPr>
      <w:r w:rsidRPr="000978E0">
        <w:rPr>
          <w:rFonts w:hint="eastAsia"/>
        </w:rPr>
        <w:t>式（</w:t>
      </w:r>
      <w:r w:rsidRPr="000978E0">
        <w:rPr>
          <w:rFonts w:hint="eastAsia"/>
        </w:rPr>
        <w:t>2.4</w:t>
      </w:r>
      <w:r w:rsidRPr="000978E0">
        <w:rPr>
          <w:rFonts w:hint="eastAsia"/>
        </w:rPr>
        <w:t>）中，</w:t>
      </w:r>
      <w:r w:rsidRPr="000978E0">
        <w:rPr>
          <w:rFonts w:hint="eastAsia"/>
        </w:rPr>
        <w:t>K</w:t>
      </w:r>
      <w:r w:rsidRPr="000978E0">
        <w:t>表示图像划分的局部邻域总数</w:t>
      </w:r>
      <w:r w:rsidRPr="000978E0">
        <w:rPr>
          <w:rFonts w:hint="eastAsia"/>
        </w:rPr>
        <w:t>，</w:t>
      </w:r>
      <w:r w:rsidRPr="000978E0">
        <w:rPr>
          <w:rFonts w:hint="eastAsia"/>
        </w:rPr>
        <w:sym w:font="Symbol" w:char="F057"/>
      </w:r>
      <w:r w:rsidRPr="000978E0">
        <w:rPr>
          <w:rFonts w:hint="eastAsia"/>
        </w:rPr>
        <w:t>(</w:t>
      </w:r>
      <w:proofErr w:type="spellStart"/>
      <w:r w:rsidRPr="000978E0">
        <w:rPr>
          <w:rFonts w:hint="eastAsia"/>
        </w:rPr>
        <w:t>i</w:t>
      </w:r>
      <w:proofErr w:type="spellEnd"/>
      <w:r w:rsidRPr="000978E0">
        <w:rPr>
          <w:rFonts w:hint="eastAsia"/>
        </w:rPr>
        <w:t>)</w:t>
      </w:r>
      <w:r w:rsidRPr="000978E0">
        <w:t>定义区域</w:t>
      </w:r>
      <w:proofErr w:type="spellStart"/>
      <w:r w:rsidRPr="000978E0">
        <w:t>i</w:t>
      </w:r>
      <w:proofErr w:type="spellEnd"/>
      <w:r w:rsidRPr="000978E0">
        <w:t>的四邻域空间范围（上、下、左、右）。变量</w:t>
      </w:r>
      <w:r w:rsidRPr="000978E0">
        <w:t>Y</w:t>
      </w:r>
      <w:r w:rsidRPr="000978E0">
        <w:t>与</w:t>
      </w:r>
      <w:r w:rsidRPr="000978E0">
        <w:t>I</w:t>
      </w:r>
      <w:r w:rsidRPr="000978E0">
        <w:t>分别</w:t>
      </w:r>
      <w:r w:rsidRPr="000978E0">
        <w:rPr>
          <w:rFonts w:hint="eastAsia"/>
        </w:rPr>
        <w:t>表示</w:t>
      </w:r>
      <w:r w:rsidRPr="000978E0">
        <w:t>增强图像和原始图像在对应邻域内的强度均值，其中</w:t>
      </w:r>
      <w:r w:rsidRPr="000978E0">
        <w:t>Y</w:t>
      </w:r>
      <w:r w:rsidRPr="000978E0">
        <w:t>通过计算增强后图像局部区域像素强度平均值获得，</w:t>
      </w:r>
      <w:r w:rsidRPr="000978E0">
        <w:t>I</w:t>
      </w:r>
      <w:r w:rsidRPr="000978E0">
        <w:t>则为输入图像相同空间位置的邻域强度统计量</w:t>
      </w:r>
      <w:r w:rsidRPr="000978E0">
        <w:rPr>
          <w:rFonts w:hint="eastAsia"/>
        </w:rPr>
        <w:t>。因为在增强图像过程中可能会出现图像增强不足或者图像过度增强的现象，所以提出方法采用</w:t>
      </w:r>
      <w:bookmarkStart w:id="71" w:name="_Hlk198568554"/>
      <w:r w:rsidRPr="000978E0">
        <w:rPr>
          <w:rFonts w:hint="eastAsia"/>
        </w:rPr>
        <w:t>增强控制损失</w:t>
      </w:r>
      <w:bookmarkEnd w:id="71"/>
      <w:r w:rsidRPr="000978E0">
        <w:rPr>
          <w:rFonts w:hint="eastAsia"/>
        </w:rPr>
        <w:t>来抑制曝光。通过计算局部区域的平均强度与良好图像中曝光之间的距离来控制增强效果，</w:t>
      </w:r>
      <w:r w:rsidRPr="000978E0">
        <w:t>首先将增强图像转为灰度图</w:t>
      </w:r>
      <w:r w:rsidRPr="000978E0">
        <w:rPr>
          <w:rFonts w:hint="eastAsia"/>
        </w:rPr>
        <w:t>，然后将灰度图分解成若干个</w:t>
      </w:r>
      <w:r w:rsidRPr="000978E0">
        <w:rPr>
          <w:rFonts w:hint="eastAsia"/>
        </w:rPr>
        <w:t>Patches</w:t>
      </w:r>
      <w:r w:rsidRPr="000978E0">
        <w:rPr>
          <w:rFonts w:hint="eastAsia"/>
        </w:rPr>
        <w:t>，最后计算</w:t>
      </w:r>
      <w:r w:rsidRPr="000978E0">
        <w:rPr>
          <w:rFonts w:hint="eastAsia"/>
        </w:rPr>
        <w:t>Patches</w:t>
      </w:r>
      <w:r w:rsidRPr="000978E0">
        <w:rPr>
          <w:rFonts w:hint="eastAsia"/>
        </w:rPr>
        <w:t>内的平均值，计算公式如（</w:t>
      </w:r>
      <w:r w:rsidRPr="000978E0">
        <w:rPr>
          <w:rFonts w:hint="eastAsia"/>
        </w:rPr>
        <w:t>2.5</w:t>
      </w:r>
      <w:r w:rsidRPr="000978E0">
        <w:rPr>
          <w:rFonts w:hint="eastAsia"/>
        </w:rPr>
        <w:t>）所示</w:t>
      </w:r>
      <w:r>
        <w:rPr>
          <w:rFonts w:hint="eastAsia"/>
          <w:color w:val="000000"/>
          <w:kern w:val="0"/>
        </w:rPr>
        <w:t>：</w:t>
      </w:r>
    </w:p>
    <w:p w14:paraId="7C6889B2" w14:textId="707974BB" w:rsidR="00D36AF9" w:rsidRPr="00D36AF9" w:rsidRDefault="00D36AF9" w:rsidP="00D36AF9">
      <w:pPr>
        <w:pStyle w:val="MTDisplayEquation"/>
        <w:spacing w:line="240" w:lineRule="auto"/>
      </w:pPr>
      <w:r>
        <w:tab/>
      </w:r>
      <w:r w:rsidRPr="007D13B7">
        <w:rPr>
          <w:position w:val="-24"/>
        </w:rPr>
        <w:object w:dxaOrig="1939" w:dyaOrig="620" w14:anchorId="53912313">
          <v:shape id="_x0000_i1029" type="#_x0000_t75" style="width:93.15pt;height:28.4pt" o:ole="">
            <v:imagedata r:id="rId18" o:title=""/>
          </v:shape>
          <o:OLEObject Type="Embed" ProgID="Equation.DSMT4" ShapeID="_x0000_i1029" DrawAspect="Content" ObjectID="_1814101257" r:id="rId19"/>
        </w:object>
      </w:r>
      <w:r>
        <w:tab/>
      </w:r>
      <w:r>
        <w:rPr>
          <w:rFonts w:hint="eastAsia"/>
        </w:rPr>
        <w:t>(2.5)</w:t>
      </w:r>
    </w:p>
    <w:p w14:paraId="0DE74F71" w14:textId="76609FE3" w:rsidR="00911A95" w:rsidRDefault="00911A95" w:rsidP="00911A95">
      <w:pPr>
        <w:spacing w:line="400" w:lineRule="exact"/>
        <w:ind w:firstLineChars="0" w:firstLine="0"/>
        <w:jc w:val="left"/>
        <w:rPr>
          <w:color w:val="000000" w:themeColor="text1"/>
          <w:kern w:val="0"/>
        </w:rPr>
      </w:pPr>
      <w:r w:rsidRPr="005E53BB">
        <w:rPr>
          <w:rFonts w:hint="eastAsia"/>
          <w:color w:val="000000" w:themeColor="text1"/>
          <w:kern w:val="0"/>
        </w:rPr>
        <w:t>式</w:t>
      </w:r>
      <w:r>
        <w:rPr>
          <w:rFonts w:hint="eastAsia"/>
          <w:color w:val="000000" w:themeColor="text1"/>
          <w:kern w:val="0"/>
        </w:rPr>
        <w:t>（</w:t>
      </w:r>
      <w:r>
        <w:rPr>
          <w:rFonts w:hint="eastAsia"/>
          <w:color w:val="000000" w:themeColor="text1"/>
          <w:kern w:val="0"/>
        </w:rPr>
        <w:t>2</w:t>
      </w:r>
      <w:r w:rsidRPr="005E53BB">
        <w:rPr>
          <w:rFonts w:hint="eastAsia"/>
          <w:color w:val="000000" w:themeColor="text1"/>
          <w:kern w:val="0"/>
        </w:rPr>
        <w:t>.5</w:t>
      </w:r>
      <w:r>
        <w:rPr>
          <w:rFonts w:hint="eastAsia"/>
          <w:color w:val="000000" w:themeColor="text1"/>
          <w:kern w:val="0"/>
        </w:rPr>
        <w:t>）</w:t>
      </w:r>
      <w:r w:rsidRPr="005E53BB">
        <w:rPr>
          <w:rFonts w:hint="eastAsia"/>
          <w:color w:val="000000" w:themeColor="text1"/>
          <w:kern w:val="0"/>
        </w:rPr>
        <w:t>中</w:t>
      </w:r>
      <w:r>
        <w:rPr>
          <w:rFonts w:hint="eastAsia"/>
          <w:color w:val="000000" w:themeColor="text1"/>
          <w:kern w:val="0"/>
        </w:rPr>
        <w:t>M</w:t>
      </w:r>
      <w:r>
        <w:rPr>
          <w:rFonts w:hint="eastAsia"/>
          <w:color w:val="000000" w:themeColor="text1"/>
          <w:kern w:val="0"/>
        </w:rPr>
        <w:t>为</w:t>
      </w:r>
      <w:r w:rsidRPr="00972F56">
        <w:rPr>
          <w:color w:val="000000" w:themeColor="text1"/>
          <w:kern w:val="0"/>
        </w:rPr>
        <w:t>大小为</w:t>
      </w:r>
      <w:r w:rsidRPr="00972F56">
        <w:rPr>
          <w:color w:val="000000" w:themeColor="text1"/>
          <w:kern w:val="0"/>
        </w:rPr>
        <w:t>16×16</w:t>
      </w:r>
      <w:r w:rsidRPr="00972F56">
        <w:rPr>
          <w:color w:val="000000" w:themeColor="text1"/>
          <w:kern w:val="0"/>
        </w:rPr>
        <w:t>的不重叠局部区域个数</w:t>
      </w:r>
      <w:r>
        <w:rPr>
          <w:rFonts w:hint="eastAsia"/>
          <w:color w:val="000000" w:themeColor="text1"/>
          <w:kern w:val="0"/>
        </w:rPr>
        <w:t>，</w:t>
      </w:r>
      <w:r w:rsidRPr="005F0811">
        <w:rPr>
          <w:rFonts w:hint="eastAsia"/>
          <w:i/>
          <w:iCs/>
          <w:color w:val="000000" w:themeColor="text1"/>
          <w:kern w:val="0"/>
        </w:rPr>
        <w:t>Y</w:t>
      </w:r>
      <w:r>
        <w:rPr>
          <w:rFonts w:hint="eastAsia"/>
          <w:color w:val="000000" w:themeColor="text1"/>
          <w:kern w:val="0"/>
        </w:rPr>
        <w:t>为</w:t>
      </w:r>
      <w:r w:rsidRPr="00972F56">
        <w:rPr>
          <w:color w:val="000000" w:themeColor="text1"/>
          <w:kern w:val="0"/>
        </w:rPr>
        <w:t>增强图像中某个局部区域的平均强度值</w:t>
      </w:r>
      <w:r>
        <w:rPr>
          <w:rFonts w:hint="eastAsia"/>
          <w:color w:val="000000" w:themeColor="text1"/>
          <w:kern w:val="0"/>
        </w:rPr>
        <w:t>。</w:t>
      </w:r>
      <w:r>
        <w:rPr>
          <w:rFonts w:hint="eastAsia"/>
          <w:color w:val="000000" w:themeColor="text1"/>
          <w:kern w:val="0"/>
        </w:rPr>
        <w:t>E</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_Ref192270092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0C0ABF">
        <w:rPr>
          <w:rFonts w:hint="eastAsia"/>
          <w:color w:val="000000" w:themeColor="text1"/>
          <w:kern w:val="0"/>
          <w:vertAlign w:val="superscript"/>
        </w:rPr>
        <w:t>2</w:t>
      </w:r>
      <w:r w:rsidR="009C351F">
        <w:rPr>
          <w:rFonts w:hint="eastAsia"/>
          <w:color w:val="000000" w:themeColor="text1"/>
          <w:kern w:val="0"/>
          <w:vertAlign w:val="superscript"/>
        </w:rPr>
        <w:t>1</w:t>
      </w:r>
      <w:r>
        <w:rPr>
          <w:color w:val="000000" w:themeColor="text1"/>
          <w:kern w:val="0"/>
          <w:vertAlign w:val="superscript"/>
        </w:rPr>
        <w:t>]</w:t>
      </w:r>
      <w:r>
        <w:rPr>
          <w:color w:val="000000" w:themeColor="text1"/>
          <w:kern w:val="0"/>
          <w:vertAlign w:val="superscript"/>
        </w:rPr>
        <w:fldChar w:fldCharType="end"/>
      </w:r>
      <w:r>
        <w:rPr>
          <w:rFonts w:hint="eastAsia"/>
          <w:color w:val="000000" w:themeColor="text1"/>
          <w:kern w:val="0"/>
        </w:rPr>
        <w:t>取值范围为</w:t>
      </w:r>
      <w:r w:rsidRPr="005E53BB">
        <w:rPr>
          <w:rFonts w:hint="eastAsia"/>
          <w:color w:val="000000" w:themeColor="text1"/>
          <w:kern w:val="0"/>
        </w:rPr>
        <w:t>[0.4</w:t>
      </w:r>
      <w:r>
        <w:rPr>
          <w:rFonts w:hint="eastAsia"/>
          <w:color w:val="000000" w:themeColor="text1"/>
          <w:kern w:val="0"/>
        </w:rPr>
        <w:t>，</w:t>
      </w:r>
      <w:r w:rsidRPr="005E53BB">
        <w:rPr>
          <w:rFonts w:hint="eastAsia"/>
          <w:color w:val="000000" w:themeColor="text1"/>
          <w:kern w:val="0"/>
        </w:rPr>
        <w:t>0.7]</w:t>
      </w:r>
      <w:r>
        <w:rPr>
          <w:rFonts w:hint="eastAsia"/>
          <w:color w:val="000000" w:themeColor="text1"/>
          <w:kern w:val="0"/>
        </w:rPr>
        <w:t>，本次实验选择</w:t>
      </w:r>
      <w:r>
        <w:rPr>
          <w:rFonts w:hint="eastAsia"/>
          <w:color w:val="000000" w:themeColor="text1"/>
          <w:kern w:val="0"/>
        </w:rPr>
        <w:t>0.5</w:t>
      </w:r>
      <w:r>
        <w:rPr>
          <w:rFonts w:hint="eastAsia"/>
          <w:color w:val="000000" w:themeColor="text1"/>
          <w:kern w:val="0"/>
        </w:rPr>
        <w:t>。</w:t>
      </w:r>
    </w:p>
    <w:p w14:paraId="7DDF658F" w14:textId="0A320CB1" w:rsidR="00911A95" w:rsidRDefault="00911A95" w:rsidP="00911A95">
      <w:pPr>
        <w:spacing w:line="400" w:lineRule="exact"/>
        <w:ind w:firstLine="480"/>
        <w:rPr>
          <w:color w:val="000000" w:themeColor="text1"/>
          <w:kern w:val="0"/>
        </w:rPr>
      </w:pPr>
      <w:r>
        <w:rPr>
          <w:rFonts w:hint="eastAsia"/>
          <w:color w:val="000000" w:themeColor="text1"/>
          <w:kern w:val="0"/>
        </w:rPr>
        <w:t>因为</w:t>
      </w:r>
      <w:r w:rsidRPr="006A4D38">
        <w:rPr>
          <w:color w:val="000000" w:themeColor="text1"/>
          <w:kern w:val="0"/>
        </w:rPr>
        <w:t>图像中的颜色在所有通道上应该平均为灰色</w:t>
      </w:r>
      <w:r>
        <w:rPr>
          <w:rFonts w:hint="eastAsia"/>
          <w:color w:val="000000" w:themeColor="text1"/>
          <w:kern w:val="0"/>
        </w:rPr>
        <w:t>，所以</w:t>
      </w:r>
      <w:r w:rsidRPr="006A4D38">
        <w:rPr>
          <w:color w:val="000000" w:themeColor="text1"/>
          <w:kern w:val="0"/>
        </w:rPr>
        <w:t>图像的每个通道的颜色在整个图像上应该大致相同。为了</w:t>
      </w:r>
      <w:r>
        <w:rPr>
          <w:rFonts w:hint="eastAsia"/>
          <w:color w:val="000000" w:themeColor="text1"/>
          <w:kern w:val="0"/>
        </w:rPr>
        <w:t>纠正</w:t>
      </w:r>
      <w:r w:rsidRPr="006A4D38">
        <w:rPr>
          <w:color w:val="000000" w:themeColor="text1"/>
          <w:kern w:val="0"/>
        </w:rPr>
        <w:t>增强图像中可能存在的颜色偏差，</w:t>
      </w:r>
      <w:r>
        <w:rPr>
          <w:rFonts w:hint="eastAsia"/>
          <w:color w:val="000000" w:themeColor="text1"/>
          <w:kern w:val="0"/>
        </w:rPr>
        <w:t>本章采用</w:t>
      </w:r>
      <w:proofErr w:type="spellStart"/>
      <w:r w:rsidRPr="006A4D38">
        <w:rPr>
          <w:color w:val="000000" w:themeColor="text1"/>
          <w:kern w:val="0"/>
        </w:rPr>
        <w:t>L</w:t>
      </w:r>
      <w:r w:rsidRPr="006A4D38">
        <w:rPr>
          <w:color w:val="000000" w:themeColor="text1"/>
          <w:kern w:val="0"/>
          <w:vertAlign w:val="subscript"/>
        </w:rPr>
        <w:t>col</w:t>
      </w:r>
      <w:proofErr w:type="spellEnd"/>
      <w:r>
        <w:rPr>
          <w:rFonts w:hint="eastAsia"/>
          <w:color w:val="000000" w:themeColor="text1"/>
          <w:kern w:val="0"/>
        </w:rPr>
        <w:t>损失</w:t>
      </w:r>
      <w:r w:rsidRPr="006A4D38">
        <w:rPr>
          <w:color w:val="000000" w:themeColor="text1"/>
          <w:kern w:val="0"/>
        </w:rPr>
        <w:t>。此外，通过这个损失可以建立</w:t>
      </w:r>
      <w:r>
        <w:rPr>
          <w:rFonts w:hint="eastAsia"/>
          <w:color w:val="000000" w:themeColor="text1"/>
          <w:kern w:val="0"/>
        </w:rPr>
        <w:t>增强</w:t>
      </w:r>
      <w:r w:rsidRPr="006A4D38">
        <w:rPr>
          <w:color w:val="000000" w:themeColor="text1"/>
          <w:kern w:val="0"/>
        </w:rPr>
        <w:t>图像中不同颜色通道之间的关系，</w:t>
      </w:r>
      <w:r w:rsidRPr="006A4D38">
        <w:rPr>
          <w:color w:val="000000" w:themeColor="text1"/>
          <w:kern w:val="0"/>
        </w:rPr>
        <w:lastRenderedPageBreak/>
        <w:t>从而减少颜色上的偏差。首先</w:t>
      </w:r>
      <w:proofErr w:type="gramStart"/>
      <w:r w:rsidRPr="006A4D38">
        <w:rPr>
          <w:color w:val="000000" w:themeColor="text1"/>
          <w:kern w:val="0"/>
        </w:rPr>
        <w:t>将提亮图像</w:t>
      </w:r>
      <w:proofErr w:type="gramEnd"/>
      <w:r w:rsidRPr="006A4D38">
        <w:rPr>
          <w:color w:val="000000" w:themeColor="text1"/>
          <w:kern w:val="0"/>
        </w:rPr>
        <w:t>分成</w:t>
      </w:r>
      <w:r w:rsidRPr="006A4D38">
        <w:rPr>
          <w:color w:val="000000" w:themeColor="text1"/>
          <w:kern w:val="0"/>
        </w:rPr>
        <w:t>RGB</w:t>
      </w:r>
      <w:r w:rsidRPr="006A4D38">
        <w:rPr>
          <w:color w:val="000000" w:themeColor="text1"/>
          <w:kern w:val="0"/>
        </w:rPr>
        <w:t>三通道，计算每个通道的平均亮度</w:t>
      </w:r>
      <w:r>
        <w:rPr>
          <w:rFonts w:hint="eastAsia"/>
          <w:color w:val="000000" w:themeColor="text1"/>
          <w:kern w:val="0"/>
        </w:rPr>
        <w:t>，然后将不同通道的平均亮度求平均</w:t>
      </w:r>
      <w:proofErr w:type="gramStart"/>
      <w:r>
        <w:rPr>
          <w:rFonts w:hint="eastAsia"/>
          <w:color w:val="000000" w:themeColor="text1"/>
          <w:kern w:val="0"/>
        </w:rPr>
        <w:t>和</w:t>
      </w:r>
      <w:proofErr w:type="gramEnd"/>
      <w:r>
        <w:rPr>
          <w:rFonts w:hint="eastAsia"/>
          <w:color w:val="000000" w:themeColor="text1"/>
          <w:kern w:val="0"/>
        </w:rPr>
        <w:t>。损失值</w:t>
      </w:r>
      <w:r w:rsidRPr="006A4D38">
        <w:rPr>
          <w:color w:val="000000" w:themeColor="text1"/>
          <w:kern w:val="0"/>
        </w:rPr>
        <w:t>越小，</w:t>
      </w:r>
      <w:proofErr w:type="gramStart"/>
      <w:r w:rsidRPr="006A4D38">
        <w:rPr>
          <w:color w:val="000000" w:themeColor="text1"/>
          <w:kern w:val="0"/>
        </w:rPr>
        <w:t>说明提亮图像</w:t>
      </w:r>
      <w:proofErr w:type="gramEnd"/>
      <w:r w:rsidRPr="006A4D38">
        <w:rPr>
          <w:color w:val="000000" w:themeColor="text1"/>
          <w:kern w:val="0"/>
        </w:rPr>
        <w:t>颜色越平衡，损失越大则</w:t>
      </w:r>
      <w:proofErr w:type="gramStart"/>
      <w:r w:rsidRPr="006A4D38">
        <w:rPr>
          <w:color w:val="000000" w:themeColor="text1"/>
          <w:kern w:val="0"/>
        </w:rPr>
        <w:t>说明提亮图像</w:t>
      </w:r>
      <w:proofErr w:type="gramEnd"/>
      <w:r w:rsidRPr="006A4D38">
        <w:rPr>
          <w:color w:val="000000" w:themeColor="text1"/>
          <w:kern w:val="0"/>
        </w:rPr>
        <w:t>可能有色偏的问题</w:t>
      </w:r>
      <w:r>
        <w:rPr>
          <w:rFonts w:hint="eastAsia"/>
          <w:color w:val="000000" w:themeColor="text1"/>
          <w:kern w:val="0"/>
        </w:rPr>
        <w:t>。公式如（</w:t>
      </w:r>
      <w:r>
        <w:rPr>
          <w:rFonts w:hint="eastAsia"/>
          <w:color w:val="000000" w:themeColor="text1"/>
          <w:kern w:val="0"/>
        </w:rPr>
        <w:t>2.6</w:t>
      </w:r>
      <w:r>
        <w:rPr>
          <w:rFonts w:hint="eastAsia"/>
          <w:color w:val="000000" w:themeColor="text1"/>
          <w:kern w:val="0"/>
        </w:rPr>
        <w:t>）所示：</w:t>
      </w:r>
    </w:p>
    <w:p w14:paraId="1071E361" w14:textId="132D2F9D" w:rsidR="00D36AF9" w:rsidRPr="00D36AF9" w:rsidRDefault="00D36AF9" w:rsidP="00D36AF9">
      <w:pPr>
        <w:pStyle w:val="MTDisplayEquation"/>
        <w:spacing w:line="240" w:lineRule="auto"/>
      </w:pPr>
      <w:bookmarkStart w:id="72" w:name="_Hlk202797881"/>
      <w:r>
        <w:tab/>
      </w:r>
      <w:r w:rsidRPr="007D13B7">
        <w:rPr>
          <w:position w:val="-24"/>
        </w:rPr>
        <w:object w:dxaOrig="4840" w:dyaOrig="499" w14:anchorId="05C519C1">
          <v:shape id="_x0000_i1030" type="#_x0000_t75" style="width:245.05pt;height:21.8pt" o:ole="">
            <v:imagedata r:id="rId20" o:title=""/>
          </v:shape>
          <o:OLEObject Type="Embed" ProgID="Equation.DSMT4" ShapeID="_x0000_i1030" DrawAspect="Content" ObjectID="_1814101258" r:id="rId21"/>
        </w:object>
      </w:r>
      <w:r>
        <w:tab/>
      </w:r>
      <w:bookmarkEnd w:id="72"/>
      <w:r>
        <w:rPr>
          <w:rFonts w:hint="eastAsia"/>
        </w:rPr>
        <w:t>(2.6)</w:t>
      </w:r>
    </w:p>
    <w:p w14:paraId="2DE8E379" w14:textId="4AA8E5DD" w:rsidR="00911A95" w:rsidRPr="006A4D38" w:rsidRDefault="00911A95" w:rsidP="00911A95">
      <w:pPr>
        <w:spacing w:line="400" w:lineRule="exact"/>
        <w:ind w:firstLineChars="0" w:firstLine="0"/>
        <w:jc w:val="left"/>
        <w:rPr>
          <w:color w:val="000000"/>
          <w:kern w:val="0"/>
        </w:rPr>
      </w:pPr>
      <w:r>
        <w:rPr>
          <w:rFonts w:hint="eastAsia"/>
          <w:color w:val="000000" w:themeColor="text1"/>
          <w:kern w:val="0"/>
        </w:rPr>
        <w:t>式（</w:t>
      </w:r>
      <w:r>
        <w:rPr>
          <w:rFonts w:hint="eastAsia"/>
          <w:color w:val="000000" w:themeColor="text1"/>
          <w:kern w:val="0"/>
        </w:rPr>
        <w:t>2.6</w:t>
      </w:r>
      <w:r>
        <w:rPr>
          <w:rFonts w:hint="eastAsia"/>
          <w:color w:val="000000" w:themeColor="text1"/>
          <w:kern w:val="0"/>
        </w:rPr>
        <w:t>）中</w:t>
      </w:r>
      <w:proofErr w:type="spellStart"/>
      <w:r>
        <w:rPr>
          <w:rFonts w:hint="eastAsia"/>
          <w:color w:val="000000" w:themeColor="text1"/>
          <w:kern w:val="0"/>
        </w:rPr>
        <w:t>J</w:t>
      </w:r>
      <w:r>
        <w:rPr>
          <w:rFonts w:hint="eastAsia"/>
          <w:color w:val="000000" w:themeColor="text1"/>
          <w:kern w:val="0"/>
          <w:vertAlign w:val="superscript"/>
        </w:rPr>
        <w:t>p</w:t>
      </w:r>
      <w:proofErr w:type="spellEnd"/>
      <w:r>
        <w:rPr>
          <w:rFonts w:hint="eastAsia"/>
          <w:color w:val="000000" w:themeColor="text1"/>
          <w:kern w:val="0"/>
        </w:rPr>
        <w:t>为</w:t>
      </w:r>
      <w:r w:rsidRPr="006A4D38">
        <w:rPr>
          <w:color w:val="000000" w:themeColor="text1"/>
          <w:kern w:val="0"/>
        </w:rPr>
        <w:t>增强后图像中</w:t>
      </w:r>
      <w:r w:rsidRPr="006A4D38">
        <w:rPr>
          <w:color w:val="000000" w:themeColor="text1"/>
          <w:kern w:val="0"/>
        </w:rPr>
        <w:t>p</w:t>
      </w:r>
      <w:r w:rsidRPr="006A4D38">
        <w:rPr>
          <w:color w:val="000000" w:themeColor="text1"/>
          <w:kern w:val="0"/>
        </w:rPr>
        <w:t>通道的平均强度值</w:t>
      </w:r>
      <w:r>
        <w:rPr>
          <w:rFonts w:hint="eastAsia"/>
          <w:color w:val="000000" w:themeColor="text1"/>
          <w:kern w:val="0"/>
        </w:rPr>
        <w:t>，</w:t>
      </w:r>
      <w:r w:rsidRPr="005F0811">
        <w:rPr>
          <w:rFonts w:hint="eastAsia"/>
          <w:i/>
          <w:iCs/>
          <w:color w:val="000000" w:themeColor="text1"/>
          <w:kern w:val="0"/>
        </w:rPr>
        <w:t>(p</w:t>
      </w:r>
      <w:r w:rsidRPr="005F0811">
        <w:rPr>
          <w:rFonts w:hint="eastAsia"/>
          <w:i/>
          <w:iCs/>
          <w:color w:val="000000" w:themeColor="text1"/>
          <w:kern w:val="0"/>
        </w:rPr>
        <w:t>，</w:t>
      </w:r>
      <w:r w:rsidRPr="005F0811">
        <w:rPr>
          <w:rFonts w:hint="eastAsia"/>
          <w:i/>
          <w:iCs/>
          <w:color w:val="000000" w:themeColor="text1"/>
          <w:kern w:val="0"/>
        </w:rPr>
        <w:t>q)</w:t>
      </w:r>
      <w:r>
        <w:rPr>
          <w:rFonts w:hint="eastAsia"/>
          <w:color w:val="000000" w:themeColor="text1"/>
          <w:kern w:val="0"/>
        </w:rPr>
        <w:t>为一对颜色通道。</w:t>
      </w:r>
      <w:r>
        <w:rPr>
          <w:rFonts w:hint="eastAsia"/>
          <w:color w:val="000000"/>
          <w:kern w:val="0"/>
        </w:rPr>
        <w:t>最后</w:t>
      </w:r>
      <w:r>
        <w:rPr>
          <w:rFonts w:hint="eastAsia"/>
          <w:color w:val="000000"/>
          <w:kern w:val="0"/>
        </w:rPr>
        <w:t>CEN</w:t>
      </w:r>
      <w:r>
        <w:rPr>
          <w:rFonts w:hint="eastAsia"/>
          <w:color w:val="000000"/>
          <w:kern w:val="0"/>
        </w:rPr>
        <w:t>的总体损失可表示为式（</w:t>
      </w:r>
      <w:r>
        <w:rPr>
          <w:rFonts w:hint="eastAsia"/>
          <w:color w:val="000000"/>
          <w:kern w:val="0"/>
        </w:rPr>
        <w:t>2.7</w:t>
      </w:r>
      <w:r>
        <w:rPr>
          <w:rFonts w:hint="eastAsia"/>
          <w:color w:val="000000"/>
          <w:kern w:val="0"/>
        </w:rPr>
        <w:t>）：</w:t>
      </w:r>
    </w:p>
    <w:p w14:paraId="5A6B6AB4" w14:textId="27FB628A" w:rsidR="00911A95" w:rsidRDefault="00911A95" w:rsidP="006D1190">
      <w:pPr>
        <w:pStyle w:val="MTDisplayEquation"/>
      </w:pPr>
      <w:r>
        <w:tab/>
      </w:r>
      <w:r w:rsidRPr="007D13B7">
        <w:object w:dxaOrig="2200" w:dyaOrig="340" w14:anchorId="6DDFADE7">
          <v:shape id="_x0000_i1031" type="#_x0000_t75" style="width:108.35pt;height:14.55pt" o:ole="">
            <v:imagedata r:id="rId22" o:title=""/>
          </v:shape>
          <o:OLEObject Type="Embed" ProgID="Equation.DSMT4" ShapeID="_x0000_i1031" DrawAspect="Content" ObjectID="_1814101259" r:id="rId23"/>
        </w:object>
      </w:r>
      <w:r>
        <w:tab/>
      </w:r>
      <w:r>
        <w:rPr>
          <w:rFonts w:hint="eastAsia"/>
        </w:rPr>
        <w:t>(2.7)</w:t>
      </w:r>
    </w:p>
    <w:p w14:paraId="65E95BBF" w14:textId="4E0AE5D5" w:rsidR="00911A95" w:rsidRPr="005E53BB" w:rsidRDefault="00911A95" w:rsidP="00911A95">
      <w:pPr>
        <w:spacing w:line="400" w:lineRule="exact"/>
        <w:ind w:firstLine="480"/>
        <w:jc w:val="left"/>
        <w:rPr>
          <w:color w:val="000000" w:themeColor="text1"/>
          <w:kern w:val="0"/>
        </w:rPr>
      </w:pPr>
      <w:r w:rsidRPr="005E53BB">
        <w:rPr>
          <w:rFonts w:hint="eastAsia"/>
          <w:color w:val="000000" w:themeColor="text1"/>
          <w:kern w:val="0"/>
        </w:rPr>
        <w:t>图</w:t>
      </w:r>
      <w:r>
        <w:rPr>
          <w:rFonts w:hint="eastAsia"/>
          <w:color w:val="000000" w:themeColor="text1"/>
          <w:kern w:val="0"/>
        </w:rPr>
        <w:t>2</w:t>
      </w:r>
      <w:r w:rsidRPr="005E53BB">
        <w:rPr>
          <w:rFonts w:hint="eastAsia"/>
          <w:color w:val="000000" w:themeColor="text1"/>
          <w:kern w:val="0"/>
        </w:rPr>
        <w:t>.3</w:t>
      </w:r>
      <w:r w:rsidRPr="005E53BB">
        <w:rPr>
          <w:rFonts w:hint="eastAsia"/>
          <w:color w:val="000000" w:themeColor="text1"/>
          <w:kern w:val="0"/>
        </w:rPr>
        <w:t>为经过</w:t>
      </w:r>
      <w:r w:rsidRPr="005E53BB">
        <w:rPr>
          <w:rFonts w:hint="eastAsia"/>
          <w:color w:val="000000" w:themeColor="text1"/>
          <w:kern w:val="0"/>
        </w:rPr>
        <w:t>VFE</w:t>
      </w:r>
      <w:r w:rsidRPr="005E53BB">
        <w:rPr>
          <w:rFonts w:hint="eastAsia"/>
          <w:color w:val="000000" w:themeColor="text1"/>
          <w:kern w:val="0"/>
        </w:rPr>
        <w:t>处理之后的结果图</w:t>
      </w:r>
      <w:r>
        <w:rPr>
          <w:rFonts w:hint="eastAsia"/>
          <w:color w:val="000000" w:themeColor="text1"/>
          <w:kern w:val="0"/>
        </w:rPr>
        <w:t>。</w:t>
      </w:r>
    </w:p>
    <w:p w14:paraId="44719EDB" w14:textId="77777777" w:rsidR="00911A95" w:rsidRDefault="00911A95" w:rsidP="00911A95">
      <w:pPr>
        <w:ind w:firstLine="480"/>
        <w:jc w:val="center"/>
        <w:textAlignment w:val="center"/>
        <w:rPr>
          <w:szCs w:val="32"/>
        </w:rPr>
      </w:pPr>
      <w:r w:rsidRPr="000B5B61">
        <w:rPr>
          <w:noProof/>
          <w:szCs w:val="32"/>
        </w:rPr>
        <w:drawing>
          <wp:inline distT="0" distB="0" distL="0" distR="0" wp14:anchorId="40E23F65" wp14:editId="42A6D1F8">
            <wp:extent cx="3787072" cy="2650949"/>
            <wp:effectExtent l="0" t="0" r="4445" b="0"/>
            <wp:docPr id="285951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1323" name=""/>
                    <pic:cNvPicPr/>
                  </pic:nvPicPr>
                  <pic:blipFill>
                    <a:blip r:embed="rId24"/>
                    <a:stretch>
                      <a:fillRect/>
                    </a:stretch>
                  </pic:blipFill>
                  <pic:spPr>
                    <a:xfrm>
                      <a:off x="0" y="0"/>
                      <a:ext cx="3797544" cy="2658279"/>
                    </a:xfrm>
                    <a:prstGeom prst="rect">
                      <a:avLst/>
                    </a:prstGeom>
                  </pic:spPr>
                </pic:pic>
              </a:graphicData>
            </a:graphic>
          </wp:inline>
        </w:drawing>
      </w:r>
    </w:p>
    <w:p w14:paraId="55E803AF" w14:textId="06304CA8" w:rsidR="00911A95" w:rsidRDefault="00911A95" w:rsidP="006D1190">
      <w:pPr>
        <w:pStyle w:val="ae"/>
        <w:ind w:firstLine="420"/>
        <w:rPr>
          <w:szCs w:val="32"/>
        </w:rPr>
      </w:pPr>
      <w:r w:rsidRPr="007E3A45">
        <w:rPr>
          <w:rFonts w:hint="eastAsia"/>
        </w:rPr>
        <w:t>图</w:t>
      </w:r>
      <w:r>
        <w:rPr>
          <w:rFonts w:hint="eastAsia"/>
        </w:rPr>
        <w:t>2</w:t>
      </w:r>
      <w:r w:rsidRPr="007E3A45">
        <w:rPr>
          <w:rFonts w:hint="eastAsia"/>
        </w:rPr>
        <w:t>.3 VFE</w:t>
      </w:r>
      <w:r w:rsidRPr="007E3A45">
        <w:rPr>
          <w:rFonts w:hint="eastAsia"/>
        </w:rPr>
        <w:t>结果图</w:t>
      </w:r>
    </w:p>
    <w:p w14:paraId="5986E6C5" w14:textId="70D5C8B8" w:rsidR="00612286" w:rsidRPr="00EA291F" w:rsidRDefault="00612286" w:rsidP="00EA291F">
      <w:pPr>
        <w:pStyle w:val="3"/>
        <w:ind w:firstLine="560"/>
      </w:pPr>
      <w:r w:rsidRPr="00EA291F">
        <w:rPr>
          <w:rFonts w:hint="eastAsia"/>
        </w:rPr>
        <w:t>2.2</w:t>
      </w:r>
      <w:bookmarkStart w:id="73" w:name="OLE_LINK2"/>
      <w:r w:rsidRPr="00EA291F">
        <w:rPr>
          <w:rFonts w:hint="eastAsia"/>
        </w:rPr>
        <w:t>矿井运动</w:t>
      </w:r>
      <w:proofErr w:type="gramStart"/>
      <w:r w:rsidRPr="00EA291F">
        <w:rPr>
          <w:rFonts w:hint="eastAsia"/>
        </w:rPr>
        <w:t>模糊去噪</w:t>
      </w:r>
      <w:proofErr w:type="gramEnd"/>
      <w:r w:rsidRPr="00EA291F">
        <w:rPr>
          <w:rFonts w:hint="eastAsia"/>
        </w:rPr>
        <w:t>网络</w:t>
      </w:r>
      <w:r w:rsidR="009259D6">
        <w:rPr>
          <w:rFonts w:hint="eastAsia"/>
        </w:rPr>
        <w:t xml:space="preserve"> </w:t>
      </w:r>
    </w:p>
    <w:p w14:paraId="17963F28" w14:textId="45739B96" w:rsidR="00EA291F" w:rsidRPr="00971636" w:rsidRDefault="00EA291F" w:rsidP="00EA291F">
      <w:pPr>
        <w:spacing w:line="400" w:lineRule="exact"/>
        <w:ind w:firstLine="480"/>
        <w:rPr>
          <w:color w:val="000000"/>
          <w:kern w:val="0"/>
        </w:rPr>
      </w:pPr>
      <w:r>
        <w:rPr>
          <w:rFonts w:hint="eastAsia"/>
          <w:color w:val="000000"/>
          <w:kern w:val="0"/>
        </w:rPr>
        <w:t>矿井提升机通过工业相机</w:t>
      </w:r>
      <w:r w:rsidRPr="00971636">
        <w:rPr>
          <w:rFonts w:hint="eastAsia"/>
          <w:color w:val="000000"/>
          <w:kern w:val="0"/>
        </w:rPr>
        <w:t>搜集到的数据往往存在拖尾，模糊等问题，这些现象称为运动模糊。存在运动模糊的图像在提取特征时，特征分布与正常分布差异较大，正常图像的特征分布</w:t>
      </w:r>
      <w:r>
        <w:rPr>
          <w:rFonts w:hint="eastAsia"/>
          <w:color w:val="000000"/>
          <w:kern w:val="0"/>
        </w:rPr>
        <w:t>的</w:t>
      </w:r>
      <w:r w:rsidRPr="00971636">
        <w:rPr>
          <w:rFonts w:hint="eastAsia"/>
          <w:color w:val="000000"/>
          <w:kern w:val="0"/>
        </w:rPr>
        <w:t>概率会被拉低，异常特征会被错误估计，所以需要对</w:t>
      </w:r>
      <w:r>
        <w:rPr>
          <w:rFonts w:hint="eastAsia"/>
          <w:color w:val="000000"/>
          <w:kern w:val="0"/>
        </w:rPr>
        <w:t>单帧图像</w:t>
      </w:r>
      <w:r w:rsidRPr="00971636">
        <w:rPr>
          <w:rFonts w:hint="eastAsia"/>
          <w:color w:val="000000"/>
          <w:kern w:val="0"/>
        </w:rPr>
        <w:t>进行去模糊操作。</w:t>
      </w:r>
      <w:r>
        <w:rPr>
          <w:rFonts w:hint="eastAsia"/>
          <w:color w:val="000000"/>
          <w:kern w:val="0"/>
        </w:rPr>
        <w:t>受</w:t>
      </w:r>
      <w:proofErr w:type="spellStart"/>
      <w:r w:rsidRPr="000F66D4">
        <w:rPr>
          <w:color w:val="000000"/>
          <w:kern w:val="0"/>
        </w:rPr>
        <w:t>Kupyn</w:t>
      </w:r>
      <w:proofErr w:type="spellEnd"/>
      <w:r w:rsidRPr="000F66D4">
        <w:rPr>
          <w:color w:val="000000"/>
          <w:kern w:val="0"/>
        </w:rPr>
        <w:t xml:space="preserve"> O</w:t>
      </w:r>
      <w:r>
        <w:rPr>
          <w:color w:val="000000" w:themeColor="text1"/>
          <w:kern w:val="0"/>
          <w:vertAlign w:val="superscript"/>
        </w:rPr>
        <w:fldChar w:fldCharType="begin"/>
      </w:r>
      <w:r>
        <w:rPr>
          <w:color w:val="000000" w:themeColor="text1"/>
          <w:kern w:val="0"/>
          <w:vertAlign w:val="superscript"/>
        </w:rPr>
        <w:instrText xml:space="preserve"> </w:instrText>
      </w:r>
      <w:r>
        <w:rPr>
          <w:rFonts w:hint="eastAsia"/>
          <w:color w:val="000000" w:themeColor="text1"/>
          <w:kern w:val="0"/>
          <w:vertAlign w:val="superscript"/>
        </w:rPr>
        <w:instrText>REF _Ref192270103 \r \h</w:instrText>
      </w:r>
      <w:r>
        <w:rPr>
          <w:color w:val="000000" w:themeColor="text1"/>
          <w:kern w:val="0"/>
          <w:vertAlign w:val="superscript"/>
        </w:rPr>
        <w:instrText xml:space="preserve"> </w:instrText>
      </w:r>
      <w:r>
        <w:rPr>
          <w:color w:val="000000" w:themeColor="text1"/>
          <w:kern w:val="0"/>
          <w:vertAlign w:val="superscript"/>
        </w:rPr>
      </w:r>
      <w:r>
        <w:rPr>
          <w:color w:val="000000" w:themeColor="text1"/>
          <w:kern w:val="0"/>
          <w:vertAlign w:val="superscript"/>
        </w:rPr>
        <w:fldChar w:fldCharType="separate"/>
      </w:r>
      <w:r>
        <w:rPr>
          <w:color w:val="000000" w:themeColor="text1"/>
          <w:kern w:val="0"/>
          <w:vertAlign w:val="superscript"/>
        </w:rPr>
        <w:t>[</w:t>
      </w:r>
      <w:r w:rsidR="000C0ABF">
        <w:rPr>
          <w:rFonts w:hint="eastAsia"/>
          <w:color w:val="000000" w:themeColor="text1"/>
          <w:kern w:val="0"/>
          <w:vertAlign w:val="superscript"/>
        </w:rPr>
        <w:t>2</w:t>
      </w:r>
      <w:r w:rsidR="00565156">
        <w:rPr>
          <w:rFonts w:hint="eastAsia"/>
          <w:color w:val="000000" w:themeColor="text1"/>
          <w:kern w:val="0"/>
          <w:vertAlign w:val="superscript"/>
        </w:rPr>
        <w:t>5</w:t>
      </w:r>
      <w:r>
        <w:rPr>
          <w:color w:val="000000" w:themeColor="text1"/>
          <w:kern w:val="0"/>
          <w:vertAlign w:val="superscript"/>
        </w:rPr>
        <w:t>]</w:t>
      </w:r>
      <w:r>
        <w:rPr>
          <w:color w:val="000000" w:themeColor="text1"/>
          <w:kern w:val="0"/>
          <w:vertAlign w:val="superscript"/>
        </w:rPr>
        <w:fldChar w:fldCharType="end"/>
      </w:r>
      <w:r w:rsidRPr="005E53BB">
        <w:rPr>
          <w:rFonts w:hint="eastAsia"/>
          <w:color w:val="000000" w:themeColor="text1"/>
          <w:kern w:val="0"/>
        </w:rPr>
        <w:t>等人启发，</w:t>
      </w:r>
      <w:r w:rsidR="00D36AF9">
        <w:rPr>
          <w:rFonts w:hint="eastAsia"/>
          <w:color w:val="000000" w:themeColor="text1"/>
          <w:kern w:val="0"/>
        </w:rPr>
        <w:t>本方法</w:t>
      </w:r>
      <w:r w:rsidRPr="005E53BB">
        <w:rPr>
          <w:rFonts w:hint="eastAsia"/>
          <w:color w:val="000000" w:themeColor="text1"/>
          <w:kern w:val="0"/>
        </w:rPr>
        <w:t>使用</w:t>
      </w:r>
      <w:bookmarkStart w:id="74" w:name="OLE_LINK6"/>
      <w:r w:rsidRPr="005E53BB">
        <w:rPr>
          <w:rFonts w:hint="eastAsia"/>
          <w:color w:val="000000" w:themeColor="text1"/>
          <w:kern w:val="0"/>
        </w:rPr>
        <w:t>SFIID</w:t>
      </w:r>
      <w:r>
        <w:rPr>
          <w:rFonts w:hint="eastAsia"/>
          <w:color w:val="000000" w:themeColor="text1"/>
          <w:kern w:val="0"/>
        </w:rPr>
        <w:t>（</w:t>
      </w:r>
      <w:bookmarkEnd w:id="74"/>
      <w:r w:rsidRPr="005E53BB">
        <w:rPr>
          <w:rFonts w:hint="eastAsia"/>
          <w:color w:val="000000" w:themeColor="text1"/>
          <w:kern w:val="0"/>
        </w:rPr>
        <w:t>Single frame image deblurring</w:t>
      </w:r>
      <w:r>
        <w:rPr>
          <w:rFonts w:hint="eastAsia"/>
          <w:color w:val="000000" w:themeColor="text1"/>
          <w:kern w:val="0"/>
        </w:rPr>
        <w:t>）</w:t>
      </w:r>
      <w:r w:rsidRPr="00971636">
        <w:rPr>
          <w:rFonts w:hint="eastAsia"/>
          <w:color w:val="000000"/>
          <w:kern w:val="0"/>
        </w:rPr>
        <w:t>进行去除运动模糊操作</w:t>
      </w:r>
      <w:r>
        <w:rPr>
          <w:rFonts w:hint="eastAsia"/>
          <w:color w:val="000000"/>
          <w:kern w:val="0"/>
        </w:rPr>
        <w:t>，</w:t>
      </w:r>
      <w:r w:rsidRPr="005E53BB">
        <w:rPr>
          <w:rFonts w:hint="eastAsia"/>
          <w:color w:val="000000" w:themeColor="text1"/>
          <w:kern w:val="0"/>
        </w:rPr>
        <w:t>SFIID</w:t>
      </w:r>
      <w:r w:rsidRPr="005E53BB">
        <w:rPr>
          <w:rFonts w:hint="eastAsia"/>
          <w:color w:val="000000" w:themeColor="text1"/>
          <w:kern w:val="0"/>
        </w:rPr>
        <w:t>的网络结构如图</w:t>
      </w:r>
      <w:r>
        <w:rPr>
          <w:rFonts w:hint="eastAsia"/>
          <w:color w:val="000000" w:themeColor="text1"/>
          <w:kern w:val="0"/>
        </w:rPr>
        <w:t>2</w:t>
      </w:r>
      <w:r w:rsidRPr="005E53BB">
        <w:rPr>
          <w:rFonts w:hint="eastAsia"/>
          <w:color w:val="000000" w:themeColor="text1"/>
          <w:kern w:val="0"/>
        </w:rPr>
        <w:t>.4</w:t>
      </w:r>
      <w:r w:rsidRPr="005E53BB">
        <w:rPr>
          <w:rFonts w:hint="eastAsia"/>
          <w:color w:val="000000" w:themeColor="text1"/>
          <w:kern w:val="0"/>
        </w:rPr>
        <w:t>所示</w:t>
      </w:r>
      <w:r w:rsidRPr="00971636">
        <w:rPr>
          <w:rFonts w:hint="eastAsia"/>
          <w:color w:val="000000"/>
          <w:kern w:val="0"/>
        </w:rPr>
        <w:t>。</w:t>
      </w:r>
    </w:p>
    <w:p w14:paraId="6239D1F0" w14:textId="77777777" w:rsidR="00EA291F" w:rsidRPr="005F0811" w:rsidRDefault="00EA291F" w:rsidP="00EA291F">
      <w:pPr>
        <w:wordWrap w:val="0"/>
        <w:spacing w:line="400" w:lineRule="exact"/>
        <w:ind w:firstLine="480"/>
        <w:rPr>
          <w:color w:val="000000"/>
          <w:kern w:val="0"/>
        </w:rPr>
      </w:pPr>
      <w:r w:rsidRPr="005E53BB">
        <w:rPr>
          <w:rFonts w:hint="eastAsia"/>
          <w:color w:val="000000" w:themeColor="text1"/>
          <w:kern w:val="0"/>
        </w:rPr>
        <w:t>SFIID</w:t>
      </w:r>
      <w:r w:rsidRPr="00971636">
        <w:rPr>
          <w:rFonts w:hint="eastAsia"/>
          <w:color w:val="000000"/>
          <w:kern w:val="0"/>
        </w:rPr>
        <w:t>网络是由生成器（</w:t>
      </w:r>
      <w:r w:rsidRPr="00971636">
        <w:rPr>
          <w:rFonts w:hint="eastAsia"/>
          <w:color w:val="000000"/>
          <w:kern w:val="0"/>
        </w:rPr>
        <w:t>Generator</w:t>
      </w:r>
      <w:r w:rsidRPr="00971636">
        <w:rPr>
          <w:rFonts w:hint="eastAsia"/>
          <w:color w:val="000000"/>
          <w:kern w:val="0"/>
        </w:rPr>
        <w:t>）和判别器</w:t>
      </w:r>
      <w:r>
        <w:rPr>
          <w:rFonts w:hint="eastAsia"/>
          <w:color w:val="000000"/>
          <w:kern w:val="0"/>
        </w:rPr>
        <w:t>（</w:t>
      </w:r>
      <w:r w:rsidRPr="00971636">
        <w:rPr>
          <w:rFonts w:hint="eastAsia"/>
          <w:color w:val="000000"/>
          <w:kern w:val="0"/>
        </w:rPr>
        <w:t>Discriminator</w:t>
      </w:r>
      <w:r>
        <w:rPr>
          <w:rFonts w:hint="eastAsia"/>
          <w:color w:val="000000"/>
          <w:kern w:val="0"/>
        </w:rPr>
        <w:t>）</w:t>
      </w:r>
      <w:r w:rsidRPr="00971636">
        <w:rPr>
          <w:rFonts w:hint="eastAsia"/>
          <w:color w:val="000000"/>
          <w:kern w:val="0"/>
        </w:rPr>
        <w:t>组成的基于</w:t>
      </w:r>
      <w:r w:rsidRPr="00971636">
        <w:rPr>
          <w:rFonts w:hint="eastAsia"/>
          <w:color w:val="000000"/>
          <w:kern w:val="0"/>
        </w:rPr>
        <w:t>GAN</w:t>
      </w:r>
      <w:r w:rsidRPr="00971636">
        <w:rPr>
          <w:rFonts w:hint="eastAsia"/>
          <w:color w:val="000000"/>
          <w:kern w:val="0"/>
        </w:rPr>
        <w:t>的条件生成式对抗网络。</w:t>
      </w:r>
      <w:r w:rsidRPr="00971636">
        <w:rPr>
          <w:rFonts w:hint="eastAsia"/>
          <w:color w:val="000000"/>
          <w:kern w:val="0"/>
        </w:rPr>
        <w:t>Generator</w:t>
      </w:r>
      <w:r w:rsidRPr="00971636">
        <w:rPr>
          <w:rFonts w:hint="eastAsia"/>
          <w:color w:val="000000"/>
          <w:kern w:val="0"/>
        </w:rPr>
        <w:t>接受模糊图像（</w:t>
      </w:r>
      <w:r w:rsidRPr="00971636">
        <w:rPr>
          <w:rFonts w:hint="eastAsia"/>
          <w:color w:val="000000"/>
          <w:kern w:val="0"/>
        </w:rPr>
        <w:t>Blur Image</w:t>
      </w:r>
      <w:r w:rsidRPr="00971636">
        <w:rPr>
          <w:rFonts w:hint="eastAsia"/>
          <w:color w:val="000000"/>
          <w:kern w:val="0"/>
        </w:rPr>
        <w:t>），产生重构的清晰图像（</w:t>
      </w:r>
      <w:r w:rsidRPr="00971636">
        <w:rPr>
          <w:rFonts w:hint="eastAsia"/>
          <w:color w:val="000000"/>
          <w:kern w:val="0"/>
        </w:rPr>
        <w:t>Restored Image</w:t>
      </w:r>
      <w:r w:rsidRPr="00971636">
        <w:rPr>
          <w:rFonts w:hint="eastAsia"/>
          <w:color w:val="000000"/>
          <w:kern w:val="0"/>
        </w:rPr>
        <w:t>）。而</w:t>
      </w:r>
      <w:r w:rsidRPr="00971636">
        <w:rPr>
          <w:color w:val="000000"/>
          <w:kern w:val="0"/>
        </w:rPr>
        <w:t>Discriminato</w:t>
      </w:r>
      <w:r w:rsidRPr="00971636">
        <w:rPr>
          <w:rFonts w:hint="eastAsia"/>
          <w:color w:val="000000"/>
          <w:kern w:val="0"/>
        </w:rPr>
        <w:t>r</w:t>
      </w:r>
      <w:r w:rsidRPr="00971636">
        <w:rPr>
          <w:color w:val="000000"/>
          <w:kern w:val="0"/>
        </w:rPr>
        <w:t>接受</w:t>
      </w:r>
      <w:r w:rsidRPr="00971636">
        <w:rPr>
          <w:color w:val="000000"/>
          <w:kern w:val="0"/>
        </w:rPr>
        <w:t>Generator</w:t>
      </w:r>
      <w:r w:rsidRPr="00971636">
        <w:rPr>
          <w:color w:val="000000"/>
          <w:kern w:val="0"/>
        </w:rPr>
        <w:t>产生的</w:t>
      </w:r>
      <w:r w:rsidRPr="00971636">
        <w:rPr>
          <w:color w:val="000000"/>
          <w:kern w:val="0"/>
        </w:rPr>
        <w:t>restored images</w:t>
      </w:r>
      <w:r w:rsidRPr="00971636">
        <w:rPr>
          <w:color w:val="000000"/>
          <w:kern w:val="0"/>
        </w:rPr>
        <w:t>和</w:t>
      </w:r>
      <w:r w:rsidRPr="00971636">
        <w:rPr>
          <w:rFonts w:hint="eastAsia"/>
          <w:color w:val="000000"/>
          <w:kern w:val="0"/>
        </w:rPr>
        <w:t>原始图像</w:t>
      </w:r>
      <w:r w:rsidRPr="00971636">
        <w:rPr>
          <w:color w:val="000000"/>
          <w:kern w:val="0"/>
        </w:rPr>
        <w:t>（</w:t>
      </w:r>
      <w:r w:rsidRPr="00971636">
        <w:rPr>
          <w:color w:val="000000"/>
          <w:kern w:val="0"/>
        </w:rPr>
        <w:t>Raw images</w:t>
      </w:r>
      <w:r w:rsidRPr="00971636">
        <w:rPr>
          <w:color w:val="000000"/>
          <w:kern w:val="0"/>
        </w:rPr>
        <w:t>）</w:t>
      </w:r>
      <w:r w:rsidRPr="00971636">
        <w:rPr>
          <w:rFonts w:hint="eastAsia"/>
          <w:color w:val="000000"/>
          <w:kern w:val="0"/>
        </w:rPr>
        <w:t>。</w:t>
      </w:r>
      <w:r w:rsidRPr="00971636">
        <w:rPr>
          <w:color w:val="000000"/>
          <w:kern w:val="0"/>
        </w:rPr>
        <w:t>Discriminato</w:t>
      </w:r>
      <w:r w:rsidRPr="00971636">
        <w:rPr>
          <w:rFonts w:hint="eastAsia"/>
          <w:color w:val="000000"/>
          <w:kern w:val="0"/>
        </w:rPr>
        <w:t>r</w:t>
      </w:r>
      <w:r w:rsidRPr="00971636">
        <w:rPr>
          <w:rFonts w:hint="eastAsia"/>
          <w:color w:val="000000"/>
          <w:kern w:val="0"/>
        </w:rPr>
        <w:t>根据两者损失训练生成器生成接近原始图像的清晰图像。其中</w:t>
      </w:r>
      <w:r w:rsidRPr="00971636">
        <w:rPr>
          <w:color w:val="000000"/>
          <w:kern w:val="0"/>
        </w:rPr>
        <w:t>Generator</w:t>
      </w:r>
      <w:r w:rsidRPr="00971636">
        <w:rPr>
          <w:rFonts w:hint="eastAsia"/>
          <w:color w:val="000000"/>
          <w:kern w:val="0"/>
        </w:rPr>
        <w:t>由三个卷积块，九个残差块，以及两个转置卷积块组成。正则化方式全部采用</w:t>
      </w:r>
      <w:r w:rsidRPr="00971636">
        <w:rPr>
          <w:rFonts w:hint="eastAsia"/>
          <w:color w:val="000000"/>
          <w:kern w:val="0"/>
        </w:rPr>
        <w:t>instance normalization</w:t>
      </w:r>
      <w:r>
        <w:rPr>
          <w:rFonts w:hint="eastAsia"/>
          <w:color w:val="000000"/>
          <w:kern w:val="0"/>
        </w:rPr>
        <w:t>，</w:t>
      </w:r>
      <w:r w:rsidRPr="00971636">
        <w:rPr>
          <w:color w:val="000000"/>
          <w:kern w:val="0"/>
        </w:rPr>
        <w:t xml:space="preserve"> </w:t>
      </w:r>
      <w:r w:rsidRPr="00971636">
        <w:rPr>
          <w:color w:val="000000"/>
          <w:kern w:val="0"/>
        </w:rPr>
        <w:t>在每一个残差块的第一个卷积层后面都以</w:t>
      </w:r>
      <w:r w:rsidRPr="00971636">
        <w:rPr>
          <w:color w:val="000000"/>
          <w:kern w:val="0"/>
        </w:rPr>
        <w:t>0.5</w:t>
      </w:r>
      <w:r w:rsidRPr="00971636">
        <w:rPr>
          <w:color w:val="000000"/>
          <w:kern w:val="0"/>
        </w:rPr>
        <w:t>的概率加了一个</w:t>
      </w:r>
      <w:r w:rsidRPr="00971636">
        <w:rPr>
          <w:color w:val="000000"/>
          <w:kern w:val="0"/>
        </w:rPr>
        <w:t>Dropout</w:t>
      </w:r>
      <w:r w:rsidRPr="00971636">
        <w:rPr>
          <w:color w:val="000000"/>
          <w:kern w:val="0"/>
        </w:rPr>
        <w:t>层</w:t>
      </w:r>
      <w:r w:rsidRPr="00971636">
        <w:rPr>
          <w:rFonts w:hint="eastAsia"/>
          <w:color w:val="000000"/>
          <w:kern w:val="0"/>
        </w:rPr>
        <w:t>。</w:t>
      </w:r>
    </w:p>
    <w:p w14:paraId="2A78830A" w14:textId="119E4028" w:rsidR="00EA291F" w:rsidRDefault="00EA291F" w:rsidP="00EA291F">
      <w:pPr>
        <w:spacing w:line="360" w:lineRule="exact"/>
        <w:ind w:firstLine="480"/>
        <w:rPr>
          <w:color w:val="000000"/>
          <w:kern w:val="0"/>
        </w:rPr>
      </w:pPr>
      <w:r w:rsidRPr="00971636">
        <w:rPr>
          <w:rFonts w:hint="eastAsia"/>
          <w:color w:val="000000"/>
          <w:kern w:val="0"/>
        </w:rPr>
        <w:lastRenderedPageBreak/>
        <w:t>Discriminator</w:t>
      </w:r>
      <w:r w:rsidRPr="00971636">
        <w:rPr>
          <w:rFonts w:hint="eastAsia"/>
          <w:color w:val="000000"/>
          <w:kern w:val="0"/>
        </w:rPr>
        <w:t>接受的损失函数有两部组成，对抗损失</w:t>
      </w:r>
      <w:r w:rsidRPr="00971636">
        <w:rPr>
          <w:rFonts w:hint="eastAsia"/>
          <w:color w:val="000000"/>
          <w:kern w:val="0"/>
        </w:rPr>
        <w:t>(</w:t>
      </w:r>
      <w:r w:rsidRPr="00971636">
        <w:rPr>
          <w:color w:val="000000"/>
          <w:kern w:val="0"/>
        </w:rPr>
        <w:t>Adversarial loss</w:t>
      </w:r>
      <w:r w:rsidRPr="00971636">
        <w:rPr>
          <w:rFonts w:hint="eastAsia"/>
          <w:color w:val="000000"/>
          <w:kern w:val="0"/>
        </w:rPr>
        <w:t>)</w:t>
      </w:r>
      <w:r w:rsidRPr="00971636">
        <w:rPr>
          <w:rFonts w:hint="eastAsia"/>
          <w:color w:val="000000"/>
          <w:kern w:val="0"/>
        </w:rPr>
        <w:t>和内容损失</w:t>
      </w:r>
      <w:r w:rsidRPr="00971636">
        <w:rPr>
          <w:rFonts w:hint="eastAsia"/>
          <w:color w:val="000000"/>
          <w:kern w:val="0"/>
        </w:rPr>
        <w:t>(</w:t>
      </w:r>
      <w:r w:rsidRPr="00971636">
        <w:rPr>
          <w:color w:val="000000"/>
          <w:kern w:val="0"/>
        </w:rPr>
        <w:t>Content loss</w:t>
      </w:r>
      <w:r w:rsidRPr="00971636">
        <w:rPr>
          <w:rFonts w:hint="eastAsia"/>
          <w:color w:val="000000"/>
          <w:kern w:val="0"/>
        </w:rPr>
        <w:t>)</w:t>
      </w:r>
      <w:r>
        <w:rPr>
          <w:rFonts w:hint="eastAsia"/>
          <w:color w:val="000000"/>
          <w:kern w:val="0"/>
        </w:rPr>
        <w:t>，</w:t>
      </w:r>
      <w:r w:rsidRPr="00971636">
        <w:rPr>
          <w:rFonts w:hint="eastAsia"/>
          <w:color w:val="000000"/>
          <w:kern w:val="0"/>
        </w:rPr>
        <w:t>其中</w:t>
      </w:r>
      <w:r w:rsidRPr="00971636">
        <w:rPr>
          <w:rFonts w:hint="eastAsia"/>
          <w:color w:val="000000"/>
          <w:kern w:val="0"/>
        </w:rPr>
        <w:sym w:font="Symbol" w:char="F06C"/>
      </w:r>
      <w:r w:rsidRPr="00971636">
        <w:rPr>
          <w:rFonts w:hint="eastAsia"/>
          <w:color w:val="000000"/>
          <w:kern w:val="0"/>
        </w:rPr>
        <w:t>=100</w:t>
      </w:r>
      <w:r w:rsidRPr="00971636">
        <w:rPr>
          <w:rFonts w:hint="eastAsia"/>
          <w:color w:val="000000"/>
          <w:kern w:val="0"/>
        </w:rPr>
        <w:t>。</w:t>
      </w:r>
      <w:r>
        <w:rPr>
          <w:rFonts w:hint="eastAsia"/>
          <w:color w:val="000000"/>
          <w:kern w:val="0"/>
        </w:rPr>
        <w:t>计算公式如（</w:t>
      </w:r>
      <w:r>
        <w:rPr>
          <w:rFonts w:hint="eastAsia"/>
          <w:color w:val="000000"/>
          <w:kern w:val="0"/>
        </w:rPr>
        <w:t>2.8</w:t>
      </w:r>
      <w:r>
        <w:rPr>
          <w:rFonts w:hint="eastAsia"/>
          <w:color w:val="000000"/>
          <w:kern w:val="0"/>
        </w:rPr>
        <w:t>）所示：</w:t>
      </w:r>
    </w:p>
    <w:p w14:paraId="47C2D503" w14:textId="4A3B07FF" w:rsidR="00EA291F" w:rsidRDefault="00EA291F" w:rsidP="00EA291F">
      <w:pPr>
        <w:pStyle w:val="MTDisplayEquation"/>
      </w:pPr>
      <w:r w:rsidRPr="005B47CA">
        <w:rPr>
          <w:position w:val="-8"/>
        </w:rPr>
        <w:object w:dxaOrig="2340" w:dyaOrig="320" w14:anchorId="25F51F69">
          <v:shape id="_x0000_i1032" type="#_x0000_t75" style="width:115.6pt;height:14.55pt" o:ole="">
            <v:imagedata r:id="rId25" o:title=""/>
          </v:shape>
          <o:OLEObject Type="Embed" ProgID="Equation.DSMT4" ShapeID="_x0000_i1032" DrawAspect="Content" ObjectID="_1814101260" r:id="rId26"/>
        </w:object>
      </w:r>
      <w:r>
        <w:tab/>
      </w:r>
      <w:r w:rsidR="00D36AF9">
        <w:rPr>
          <w:rFonts w:hint="eastAsia"/>
        </w:rPr>
        <w:t xml:space="preserve">      </w:t>
      </w:r>
      <w:r>
        <w:rPr>
          <w:rFonts w:hint="eastAsia"/>
        </w:rPr>
        <w:t>(2.8)</w:t>
      </w:r>
    </w:p>
    <w:p w14:paraId="09E0BA5F" w14:textId="77777777" w:rsidR="00EA291F" w:rsidRDefault="00EA291F" w:rsidP="00EA291F">
      <w:pPr>
        <w:keepNext/>
        <w:ind w:firstLine="480"/>
        <w:jc w:val="center"/>
      </w:pPr>
      <w:r w:rsidRPr="00475EFC">
        <w:rPr>
          <w:bCs/>
          <w:noProof/>
        </w:rPr>
        <w:drawing>
          <wp:inline distT="0" distB="0" distL="0" distR="0" wp14:anchorId="3F0F320A" wp14:editId="44FF72EA">
            <wp:extent cx="3927945" cy="2660782"/>
            <wp:effectExtent l="0" t="0" r="0" b="6350"/>
            <wp:docPr id="951279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79722" name=""/>
                    <pic:cNvPicPr/>
                  </pic:nvPicPr>
                  <pic:blipFill>
                    <a:blip r:embed="rId27"/>
                    <a:stretch>
                      <a:fillRect/>
                    </a:stretch>
                  </pic:blipFill>
                  <pic:spPr>
                    <a:xfrm>
                      <a:off x="0" y="0"/>
                      <a:ext cx="3936586" cy="2666635"/>
                    </a:xfrm>
                    <a:prstGeom prst="rect">
                      <a:avLst/>
                    </a:prstGeom>
                  </pic:spPr>
                </pic:pic>
              </a:graphicData>
            </a:graphic>
          </wp:inline>
        </w:drawing>
      </w:r>
    </w:p>
    <w:p w14:paraId="4B9FEBB9" w14:textId="06288FDA" w:rsidR="00EA291F" w:rsidRPr="007E3A45" w:rsidRDefault="00EA291F" w:rsidP="00EA291F">
      <w:pPr>
        <w:ind w:firstLine="420"/>
        <w:jc w:val="center"/>
        <w:rPr>
          <w:sz w:val="21"/>
          <w:szCs w:val="21"/>
        </w:rPr>
      </w:pPr>
      <w:r w:rsidRPr="007E3A45">
        <w:rPr>
          <w:rFonts w:hint="eastAsia"/>
          <w:sz w:val="21"/>
          <w:szCs w:val="21"/>
        </w:rPr>
        <w:t>图</w:t>
      </w:r>
      <w:r w:rsidR="00381D55">
        <w:rPr>
          <w:rFonts w:hint="eastAsia"/>
          <w:sz w:val="21"/>
          <w:szCs w:val="21"/>
        </w:rPr>
        <w:t>2</w:t>
      </w:r>
      <w:r w:rsidRPr="007E3A45">
        <w:rPr>
          <w:rFonts w:hint="eastAsia"/>
          <w:sz w:val="21"/>
          <w:szCs w:val="21"/>
        </w:rPr>
        <w:t>.4</w:t>
      </w:r>
      <w:r>
        <w:rPr>
          <w:rFonts w:hint="eastAsia"/>
          <w:sz w:val="21"/>
          <w:szCs w:val="21"/>
        </w:rPr>
        <w:t xml:space="preserve"> </w:t>
      </w:r>
      <w:r w:rsidRPr="007E3A45">
        <w:rPr>
          <w:rFonts w:hint="eastAsia"/>
          <w:sz w:val="21"/>
          <w:szCs w:val="21"/>
        </w:rPr>
        <w:t>SFIID</w:t>
      </w:r>
      <w:r w:rsidRPr="007E3A45">
        <w:rPr>
          <w:rFonts w:hint="eastAsia"/>
          <w:sz w:val="21"/>
          <w:szCs w:val="21"/>
        </w:rPr>
        <w:t>网络结构</w:t>
      </w:r>
    </w:p>
    <w:p w14:paraId="4D30052F" w14:textId="7BAA3428" w:rsidR="00EA291F" w:rsidRPr="00EA291F" w:rsidRDefault="00EA291F" w:rsidP="00EA291F">
      <w:pPr>
        <w:pStyle w:val="ae"/>
        <w:ind w:firstLine="420"/>
      </w:pPr>
    </w:p>
    <w:bookmarkEnd w:id="73"/>
    <w:p w14:paraId="32E19FF3" w14:textId="276EC65A" w:rsidR="00EA291F" w:rsidRDefault="00EA291F" w:rsidP="00EA291F">
      <w:pPr>
        <w:spacing w:line="400" w:lineRule="exact"/>
        <w:ind w:firstLine="480"/>
        <w:rPr>
          <w:color w:val="000000"/>
          <w:kern w:val="0"/>
        </w:rPr>
      </w:pPr>
      <w:r>
        <w:rPr>
          <w:rFonts w:hint="eastAsia"/>
          <w:color w:val="000000"/>
          <w:kern w:val="0"/>
        </w:rPr>
        <w:t>因为</w:t>
      </w:r>
      <w:r w:rsidRPr="00971636">
        <w:rPr>
          <w:color w:val="000000"/>
          <w:kern w:val="0"/>
        </w:rPr>
        <w:t>训练原始的</w:t>
      </w:r>
      <w:r w:rsidRPr="00971636">
        <w:rPr>
          <w:color w:val="000000"/>
          <w:kern w:val="0"/>
        </w:rPr>
        <w:t>GAN</w:t>
      </w:r>
      <w:r w:rsidRPr="00971636">
        <w:rPr>
          <w:color w:val="000000"/>
          <w:kern w:val="0"/>
        </w:rPr>
        <w:t>很容易遇到梯度消失、</w:t>
      </w:r>
      <w:r w:rsidRPr="00971636">
        <w:rPr>
          <w:rFonts w:hint="eastAsia"/>
          <w:color w:val="000000"/>
          <w:kern w:val="0"/>
        </w:rPr>
        <w:t>模型崩溃</w:t>
      </w:r>
      <w:r w:rsidRPr="00971636">
        <w:rPr>
          <w:color w:val="000000"/>
          <w:kern w:val="0"/>
        </w:rPr>
        <w:t>等问题，</w:t>
      </w:r>
      <w:r w:rsidRPr="00971636">
        <w:rPr>
          <w:rFonts w:hint="eastAsia"/>
          <w:color w:val="000000"/>
          <w:kern w:val="0"/>
        </w:rPr>
        <w:t>为了</w:t>
      </w:r>
      <w:r w:rsidRPr="00971636">
        <w:rPr>
          <w:color w:val="000000"/>
          <w:kern w:val="0"/>
        </w:rPr>
        <w:t>进一步提高训练的稳定性</w:t>
      </w:r>
      <w:r>
        <w:rPr>
          <w:rFonts w:hint="eastAsia"/>
          <w:color w:val="000000"/>
          <w:kern w:val="0"/>
        </w:rPr>
        <w:t>，需要在</w:t>
      </w:r>
      <w:r w:rsidRPr="00971636">
        <w:rPr>
          <w:color w:val="000000"/>
          <w:kern w:val="0"/>
        </w:rPr>
        <w:t>GAN</w:t>
      </w:r>
      <w:r>
        <w:rPr>
          <w:rFonts w:hint="eastAsia"/>
          <w:color w:val="000000"/>
          <w:kern w:val="0"/>
        </w:rPr>
        <w:t>的</w:t>
      </w:r>
      <w:r w:rsidRPr="00971636">
        <w:rPr>
          <w:color w:val="000000"/>
          <w:kern w:val="0"/>
        </w:rPr>
        <w:t>结构上</w:t>
      </w:r>
      <w:r>
        <w:rPr>
          <w:rFonts w:hint="eastAsia"/>
          <w:color w:val="000000"/>
          <w:kern w:val="0"/>
        </w:rPr>
        <w:t>进行</w:t>
      </w:r>
      <w:r w:rsidRPr="00971636">
        <w:rPr>
          <w:color w:val="000000"/>
          <w:kern w:val="0"/>
        </w:rPr>
        <w:t>稳定训练，且几乎不需要调整超参数。</w:t>
      </w:r>
      <w:r>
        <w:rPr>
          <w:rFonts w:hint="eastAsia"/>
          <w:color w:val="000000"/>
          <w:kern w:val="0"/>
        </w:rPr>
        <w:t>对抗损失函数如式（</w:t>
      </w:r>
      <w:r>
        <w:rPr>
          <w:rFonts w:hint="eastAsia"/>
          <w:color w:val="000000"/>
          <w:kern w:val="0"/>
        </w:rPr>
        <w:t>2.9</w:t>
      </w:r>
      <w:r>
        <w:rPr>
          <w:rFonts w:hint="eastAsia"/>
          <w:color w:val="000000"/>
          <w:kern w:val="0"/>
        </w:rPr>
        <w:t>）所示：</w:t>
      </w:r>
    </w:p>
    <w:bookmarkStart w:id="75" w:name="_Hlk202528848"/>
    <w:p w14:paraId="04F74EB0" w14:textId="4E47F105" w:rsidR="00EA291F" w:rsidRPr="00971636" w:rsidRDefault="00EA291F" w:rsidP="00EA291F">
      <w:pPr>
        <w:pStyle w:val="MTDisplayEquation"/>
        <w:spacing w:line="240" w:lineRule="auto"/>
      </w:pPr>
      <w:r w:rsidRPr="007D13B7">
        <w:rPr>
          <w:position w:val="-26"/>
        </w:rPr>
        <w:object w:dxaOrig="2380" w:dyaOrig="639" w14:anchorId="15AF6661">
          <v:shape id="_x0000_i1033" type="#_x0000_t75" style="width:122.2pt;height:28.4pt" o:ole="">
            <v:imagedata r:id="rId28" o:title=""/>
          </v:shape>
          <o:OLEObject Type="Embed" ProgID="Equation.DSMT4" ShapeID="_x0000_i1033" DrawAspect="Content" ObjectID="_1814101261" r:id="rId29"/>
        </w:object>
      </w:r>
      <w:r>
        <w:tab/>
      </w:r>
      <w:bookmarkEnd w:id="75"/>
      <w:r w:rsidR="00AC6209">
        <w:rPr>
          <w:rFonts w:hint="eastAsia"/>
        </w:rPr>
        <w:t xml:space="preserve">        </w:t>
      </w:r>
      <w:r>
        <w:rPr>
          <w:rFonts w:hint="eastAsia"/>
        </w:rPr>
        <w:t>(2.9)</w:t>
      </w:r>
    </w:p>
    <w:p w14:paraId="3ABE7B56" w14:textId="510356F4"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2.9</w:t>
      </w:r>
      <w:r>
        <w:rPr>
          <w:rFonts w:hint="eastAsia"/>
          <w:color w:val="000000"/>
          <w:kern w:val="0"/>
        </w:rPr>
        <w:t>）</w:t>
      </w:r>
      <w:r w:rsidRPr="00971636">
        <w:rPr>
          <w:rFonts w:hint="eastAsia"/>
          <w:color w:val="000000"/>
          <w:kern w:val="0"/>
        </w:rPr>
        <w:t>中</w:t>
      </w:r>
      <w:r w:rsidRPr="00971636">
        <w:rPr>
          <w:rFonts w:hint="eastAsia"/>
          <w:color w:val="000000"/>
          <w:kern w:val="0"/>
        </w:rPr>
        <w:t>I</w:t>
      </w:r>
      <w:r w:rsidRPr="005E53BB">
        <w:rPr>
          <w:rFonts w:hint="eastAsia"/>
          <w:color w:val="000000"/>
          <w:kern w:val="0"/>
          <w:vertAlign w:val="superscript"/>
        </w:rPr>
        <w:t>B</w:t>
      </w:r>
      <w:r w:rsidRPr="00971636">
        <w:rPr>
          <w:rFonts w:hint="eastAsia"/>
          <w:color w:val="000000"/>
          <w:kern w:val="0"/>
        </w:rPr>
        <w:t>代表模糊图像，</w:t>
      </w:r>
      <w:r w:rsidRPr="00971636">
        <w:rPr>
          <w:rFonts w:hint="eastAsia"/>
          <w:color w:val="000000"/>
          <w:kern w:val="0"/>
        </w:rPr>
        <w:t>D</w:t>
      </w:r>
      <w:r w:rsidRPr="005E53BB">
        <w:rPr>
          <w:rFonts w:hint="eastAsia"/>
          <w:color w:val="000000"/>
          <w:kern w:val="0"/>
          <w:vertAlign w:val="subscript"/>
        </w:rPr>
        <w:sym w:font="Symbol" w:char="F071"/>
      </w:r>
      <w:r w:rsidRPr="005E53BB">
        <w:rPr>
          <w:rFonts w:hint="eastAsia"/>
          <w:color w:val="000000"/>
          <w:kern w:val="0"/>
          <w:vertAlign w:val="subscript"/>
        </w:rPr>
        <w:t>G</w:t>
      </w:r>
      <w:r w:rsidRPr="00971636">
        <w:rPr>
          <w:color w:val="000000"/>
          <w:kern w:val="0"/>
        </w:rPr>
        <w:t>代表</w:t>
      </w:r>
      <w:r w:rsidRPr="00971636">
        <w:rPr>
          <w:color w:val="000000"/>
          <w:kern w:val="0"/>
        </w:rPr>
        <w:t>Discriminator</w:t>
      </w:r>
      <w:r>
        <w:rPr>
          <w:rFonts w:hint="eastAsia"/>
          <w:color w:val="000000"/>
          <w:kern w:val="0"/>
        </w:rPr>
        <w:t>，</w:t>
      </w:r>
      <w:r w:rsidRPr="00971636">
        <w:rPr>
          <w:rFonts w:hint="eastAsia"/>
          <w:color w:val="000000"/>
          <w:kern w:val="0"/>
        </w:rPr>
        <w:t>G</w:t>
      </w:r>
      <w:r w:rsidRPr="00817528">
        <w:rPr>
          <w:rFonts w:hint="eastAsia"/>
          <w:color w:val="000000"/>
          <w:kern w:val="0"/>
          <w:vertAlign w:val="subscript"/>
        </w:rPr>
        <w:sym w:font="Symbol" w:char="F071"/>
      </w:r>
      <w:proofErr w:type="spellStart"/>
      <w:r w:rsidRPr="00817528">
        <w:rPr>
          <w:rFonts w:hint="eastAsia"/>
          <w:color w:val="000000"/>
          <w:kern w:val="0"/>
          <w:vertAlign w:val="subscript"/>
        </w:rPr>
        <w:t>G</w:t>
      </w:r>
      <w:proofErr w:type="spellEnd"/>
      <w:r w:rsidRPr="00971636">
        <w:rPr>
          <w:rFonts w:hint="eastAsia"/>
          <w:color w:val="000000"/>
          <w:kern w:val="0"/>
        </w:rPr>
        <w:t>代表</w:t>
      </w:r>
      <w:r w:rsidRPr="00971636">
        <w:rPr>
          <w:color w:val="000000"/>
          <w:kern w:val="0"/>
        </w:rPr>
        <w:t>Generator</w:t>
      </w:r>
      <w:r w:rsidRPr="00971636">
        <w:rPr>
          <w:rFonts w:hint="eastAsia"/>
          <w:color w:val="000000"/>
          <w:kern w:val="0"/>
        </w:rPr>
        <w:t>。</w:t>
      </w:r>
      <w:r w:rsidRPr="00971636">
        <w:rPr>
          <w:color w:val="000000"/>
          <w:kern w:val="0"/>
        </w:rPr>
        <w:t>Content loss</w:t>
      </w:r>
      <w:r w:rsidRPr="00971636">
        <w:rPr>
          <w:color w:val="000000"/>
          <w:kern w:val="0"/>
        </w:rPr>
        <w:t>，也就是评估生成的清晰图像和</w:t>
      </w:r>
      <w:r w:rsidRPr="00971636">
        <w:rPr>
          <w:rFonts w:hint="eastAsia"/>
          <w:color w:val="000000"/>
          <w:kern w:val="0"/>
        </w:rPr>
        <w:t>Raw Image</w:t>
      </w:r>
      <w:r w:rsidRPr="00971636">
        <w:rPr>
          <w:color w:val="000000"/>
          <w:kern w:val="0"/>
        </w:rPr>
        <w:t>之间的差距</w:t>
      </w:r>
      <w:r>
        <w:rPr>
          <w:rFonts w:hint="eastAsia"/>
          <w:color w:val="000000"/>
          <w:kern w:val="0"/>
        </w:rPr>
        <w:t>。内容损失如式（</w:t>
      </w:r>
      <w:r>
        <w:rPr>
          <w:rFonts w:hint="eastAsia"/>
          <w:color w:val="000000"/>
          <w:kern w:val="0"/>
        </w:rPr>
        <w:t>2.10</w:t>
      </w:r>
      <w:r>
        <w:rPr>
          <w:rFonts w:hint="eastAsia"/>
          <w:color w:val="000000"/>
          <w:kern w:val="0"/>
        </w:rPr>
        <w:t>）所示：</w:t>
      </w:r>
    </w:p>
    <w:p w14:paraId="388E6CE8" w14:textId="42FFC18B" w:rsidR="00EA291F" w:rsidRPr="00971636" w:rsidRDefault="00EA291F" w:rsidP="00AC6209">
      <w:pPr>
        <w:pStyle w:val="MTDisplayEquation"/>
        <w:spacing w:line="240" w:lineRule="auto"/>
        <w:ind w:firstLineChars="900" w:firstLine="2160"/>
        <w:jc w:val="both"/>
      </w:pPr>
      <w:r w:rsidRPr="007D13B7">
        <w:rPr>
          <w:position w:val="-10"/>
        </w:rPr>
        <w:object w:dxaOrig="3900" w:dyaOrig="360" w14:anchorId="46B22190">
          <v:shape id="_x0000_i1034" type="#_x0000_t75" style="width:194.2pt;height:14.55pt" o:ole="">
            <v:imagedata r:id="rId30" o:title=""/>
          </v:shape>
          <o:OLEObject Type="Embed" ProgID="Equation.DSMT4" ShapeID="_x0000_i1034" DrawAspect="Content" ObjectID="_1814101262" r:id="rId31"/>
        </w:object>
      </w:r>
      <w:r>
        <w:tab/>
      </w:r>
      <w:r>
        <w:rPr>
          <w:rFonts w:hint="eastAsia"/>
        </w:rPr>
        <w:t>(2.10)</w:t>
      </w:r>
    </w:p>
    <w:p w14:paraId="2F2BBFA3" w14:textId="77777777" w:rsidR="00EA291F" w:rsidRDefault="00EA291F" w:rsidP="00EA291F">
      <w:pPr>
        <w:keepNext/>
        <w:ind w:firstLine="480"/>
        <w:jc w:val="center"/>
      </w:pPr>
      <w:r w:rsidRPr="000B5B61">
        <w:rPr>
          <w:bCs/>
          <w:noProof/>
        </w:rPr>
        <w:drawing>
          <wp:inline distT="0" distB="0" distL="0" distR="0" wp14:anchorId="4715F1FC" wp14:editId="2FF13B19">
            <wp:extent cx="3514476" cy="1759563"/>
            <wp:effectExtent l="0" t="0" r="0" b="0"/>
            <wp:docPr id="1130517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17035" name=""/>
                    <pic:cNvPicPr/>
                  </pic:nvPicPr>
                  <pic:blipFill>
                    <a:blip r:embed="rId32"/>
                    <a:stretch>
                      <a:fillRect/>
                    </a:stretch>
                  </pic:blipFill>
                  <pic:spPr>
                    <a:xfrm>
                      <a:off x="0" y="0"/>
                      <a:ext cx="3521721" cy="1763190"/>
                    </a:xfrm>
                    <a:prstGeom prst="rect">
                      <a:avLst/>
                    </a:prstGeom>
                  </pic:spPr>
                </pic:pic>
              </a:graphicData>
            </a:graphic>
          </wp:inline>
        </w:drawing>
      </w:r>
    </w:p>
    <w:p w14:paraId="632BB9CC" w14:textId="77777777" w:rsidR="00EA291F" w:rsidRDefault="00EA291F" w:rsidP="00EA291F">
      <w:pPr>
        <w:pStyle w:val="ae"/>
        <w:ind w:firstLine="420"/>
      </w:pPr>
      <w:r>
        <w:rPr>
          <w:rFonts w:hint="eastAsia"/>
        </w:rPr>
        <w:t>图</w:t>
      </w:r>
      <w:r>
        <w:rPr>
          <w:rFonts w:hint="eastAsia"/>
        </w:rPr>
        <w:t xml:space="preserve"> 2.5 </w:t>
      </w:r>
      <w:r w:rsidRPr="007E3A45">
        <w:rPr>
          <w:rFonts w:hint="eastAsia"/>
        </w:rPr>
        <w:t>DBN</w:t>
      </w:r>
      <w:r w:rsidRPr="007E3A45">
        <w:rPr>
          <w:rFonts w:hint="eastAsia"/>
        </w:rPr>
        <w:t>处理后图像</w:t>
      </w:r>
    </w:p>
    <w:p w14:paraId="399FE82F" w14:textId="23428A7C" w:rsidR="00EA291F" w:rsidRDefault="00EA291F" w:rsidP="00EA291F">
      <w:pPr>
        <w:spacing w:line="400" w:lineRule="exact"/>
        <w:ind w:firstLineChars="0" w:firstLine="0"/>
        <w:rPr>
          <w:color w:val="000000"/>
          <w:kern w:val="0"/>
        </w:rPr>
      </w:pPr>
      <w:r>
        <w:rPr>
          <w:rFonts w:hint="eastAsia"/>
          <w:color w:val="000000"/>
          <w:kern w:val="0"/>
        </w:rPr>
        <w:t>式（</w:t>
      </w:r>
      <w:r>
        <w:rPr>
          <w:rFonts w:hint="eastAsia"/>
          <w:color w:val="000000"/>
          <w:kern w:val="0"/>
        </w:rPr>
        <w:t>2.10</w:t>
      </w:r>
      <w:r>
        <w:rPr>
          <w:rFonts w:hint="eastAsia"/>
          <w:color w:val="000000"/>
          <w:kern w:val="0"/>
        </w:rPr>
        <w:t>）</w:t>
      </w:r>
      <w:r w:rsidRPr="00971636">
        <w:rPr>
          <w:rFonts w:hint="eastAsia"/>
          <w:color w:val="000000"/>
          <w:kern w:val="0"/>
        </w:rPr>
        <w:t>中</w:t>
      </w:r>
      <w:r w:rsidRPr="00971636">
        <w:rPr>
          <w:rFonts w:hint="eastAsia"/>
          <w:color w:val="000000"/>
          <w:kern w:val="0"/>
        </w:rPr>
        <w:t>MSE</w:t>
      </w:r>
      <w:r w:rsidRPr="00971636">
        <w:rPr>
          <w:rFonts w:hint="eastAsia"/>
          <w:color w:val="000000"/>
          <w:kern w:val="0"/>
        </w:rPr>
        <w:t>是均方误差，</w:t>
      </w:r>
      <w:proofErr w:type="spellStart"/>
      <w:r w:rsidRPr="00971636">
        <w:rPr>
          <w:rFonts w:hint="eastAsia"/>
          <w:color w:val="000000"/>
          <w:kern w:val="0"/>
        </w:rPr>
        <w:t>VGG</w:t>
      </w:r>
      <w:r w:rsidRPr="00817528">
        <w:rPr>
          <w:rFonts w:hint="eastAsia"/>
          <w:color w:val="000000"/>
          <w:kern w:val="0"/>
          <w:vertAlign w:val="subscript"/>
        </w:rPr>
        <w:t>i</w:t>
      </w:r>
      <w:proofErr w:type="spellEnd"/>
      <w:r>
        <w:rPr>
          <w:rFonts w:hint="eastAsia"/>
          <w:color w:val="000000"/>
          <w:kern w:val="0"/>
          <w:vertAlign w:val="subscript"/>
        </w:rPr>
        <w:t>，</w:t>
      </w:r>
      <w:r w:rsidRPr="00817528">
        <w:rPr>
          <w:rFonts w:hint="eastAsia"/>
          <w:color w:val="000000"/>
          <w:kern w:val="0"/>
          <w:vertAlign w:val="subscript"/>
        </w:rPr>
        <w:t>j</w:t>
      </w:r>
      <w:r w:rsidRPr="00971636">
        <w:rPr>
          <w:rFonts w:hint="eastAsia"/>
          <w:color w:val="000000"/>
          <w:kern w:val="0"/>
        </w:rPr>
        <w:t>代表了</w:t>
      </w:r>
      <w:proofErr w:type="gramStart"/>
      <w:r w:rsidRPr="00971636">
        <w:rPr>
          <w:rFonts w:hint="eastAsia"/>
          <w:color w:val="000000"/>
          <w:kern w:val="0"/>
        </w:rPr>
        <w:t>预训练</w:t>
      </w:r>
      <w:proofErr w:type="gramEnd"/>
      <w:r w:rsidRPr="00971636">
        <w:rPr>
          <w:rFonts w:hint="eastAsia"/>
          <w:color w:val="000000"/>
          <w:kern w:val="0"/>
        </w:rPr>
        <w:t>VGG19</w:t>
      </w:r>
      <w:r w:rsidRPr="00971636">
        <w:rPr>
          <w:rFonts w:hint="eastAsia"/>
          <w:color w:val="000000"/>
          <w:kern w:val="0"/>
        </w:rPr>
        <w:t>第</w:t>
      </w:r>
      <w:proofErr w:type="spellStart"/>
      <w:r w:rsidRPr="005F0811">
        <w:rPr>
          <w:rFonts w:hint="eastAsia"/>
          <w:i/>
          <w:iCs/>
          <w:color w:val="000000"/>
          <w:kern w:val="0"/>
        </w:rPr>
        <w:t>i</w:t>
      </w:r>
      <w:proofErr w:type="spellEnd"/>
      <w:r w:rsidRPr="00971636">
        <w:rPr>
          <w:rFonts w:hint="eastAsia"/>
          <w:color w:val="000000"/>
          <w:kern w:val="0"/>
        </w:rPr>
        <w:t>块</w:t>
      </w:r>
      <w:r w:rsidRPr="005F0811">
        <w:rPr>
          <w:rFonts w:hint="eastAsia"/>
          <w:i/>
          <w:iCs/>
          <w:color w:val="000000"/>
          <w:kern w:val="0"/>
        </w:rPr>
        <w:t>j</w:t>
      </w:r>
      <w:r w:rsidRPr="00971636">
        <w:rPr>
          <w:rFonts w:hint="eastAsia"/>
          <w:color w:val="000000"/>
          <w:kern w:val="0"/>
        </w:rPr>
        <w:t>层的特征</w:t>
      </w:r>
      <w:r w:rsidRPr="00971636">
        <w:rPr>
          <w:rFonts w:hint="eastAsia"/>
          <w:color w:val="000000"/>
          <w:kern w:val="0"/>
        </w:rPr>
        <w:lastRenderedPageBreak/>
        <w:t>图。图</w:t>
      </w:r>
      <w:r>
        <w:rPr>
          <w:rFonts w:hint="eastAsia"/>
          <w:color w:val="000000"/>
          <w:kern w:val="0"/>
        </w:rPr>
        <w:t>2.5</w:t>
      </w:r>
      <w:r w:rsidRPr="00971636">
        <w:rPr>
          <w:rFonts w:hint="eastAsia"/>
          <w:color w:val="000000"/>
          <w:kern w:val="0"/>
        </w:rPr>
        <w:t>为经过</w:t>
      </w:r>
      <w:r w:rsidRPr="005E53BB">
        <w:rPr>
          <w:rFonts w:hint="eastAsia"/>
          <w:color w:val="000000" w:themeColor="text1"/>
          <w:kern w:val="0"/>
        </w:rPr>
        <w:t>SFIID</w:t>
      </w:r>
      <w:r w:rsidRPr="00971636">
        <w:rPr>
          <w:rFonts w:hint="eastAsia"/>
          <w:color w:val="000000"/>
          <w:kern w:val="0"/>
        </w:rPr>
        <w:t>网络处理之后的结果图。</w:t>
      </w:r>
    </w:p>
    <w:p w14:paraId="0EBD8041" w14:textId="77777777" w:rsidR="00EA291F" w:rsidRDefault="00EA291F" w:rsidP="00EA291F">
      <w:pPr>
        <w:keepNext/>
        <w:ind w:firstLine="480"/>
        <w:jc w:val="center"/>
      </w:pPr>
      <w:r w:rsidRPr="00716C52">
        <w:rPr>
          <w:noProof/>
          <w:color w:val="000000"/>
          <w:kern w:val="0"/>
        </w:rPr>
        <w:drawing>
          <wp:inline distT="0" distB="0" distL="0" distR="0" wp14:anchorId="759AB5C3" wp14:editId="4B3BE6DC">
            <wp:extent cx="3394252" cy="1826235"/>
            <wp:effectExtent l="0" t="0" r="0" b="3175"/>
            <wp:docPr id="829167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67290" name=""/>
                    <pic:cNvPicPr/>
                  </pic:nvPicPr>
                  <pic:blipFill>
                    <a:blip r:embed="rId33"/>
                    <a:stretch>
                      <a:fillRect/>
                    </a:stretch>
                  </pic:blipFill>
                  <pic:spPr>
                    <a:xfrm>
                      <a:off x="0" y="0"/>
                      <a:ext cx="3408416" cy="1833856"/>
                    </a:xfrm>
                    <a:prstGeom prst="rect">
                      <a:avLst/>
                    </a:prstGeom>
                  </pic:spPr>
                </pic:pic>
              </a:graphicData>
            </a:graphic>
          </wp:inline>
        </w:drawing>
      </w:r>
    </w:p>
    <w:p w14:paraId="64E02079" w14:textId="1526540D" w:rsidR="00911A95" w:rsidRPr="00EA291F" w:rsidRDefault="00EA291F" w:rsidP="00EA291F">
      <w:pPr>
        <w:pStyle w:val="ae"/>
        <w:ind w:firstLine="420"/>
      </w:pPr>
      <w:r>
        <w:rPr>
          <w:rFonts w:hint="eastAsia"/>
        </w:rPr>
        <w:t>图</w:t>
      </w:r>
      <w:r>
        <w:rPr>
          <w:rFonts w:hint="eastAsia"/>
        </w:rPr>
        <w:t xml:space="preserve"> 2.6 </w:t>
      </w:r>
      <w:r w:rsidRPr="00F17DF9">
        <w:rPr>
          <w:rFonts w:hint="eastAsia"/>
        </w:rPr>
        <w:t>缺陷区域掩码图</w:t>
      </w:r>
    </w:p>
    <w:p w14:paraId="442084AE" w14:textId="30D8C4AC" w:rsidR="00EA291F" w:rsidRDefault="00EA291F" w:rsidP="00EA291F">
      <w:pPr>
        <w:spacing w:line="400" w:lineRule="exact"/>
        <w:ind w:firstLine="480"/>
        <w:rPr>
          <w:color w:val="000000"/>
          <w:kern w:val="0"/>
        </w:rPr>
      </w:pPr>
      <w:bookmarkStart w:id="76" w:name="_Hlk198568696"/>
      <w:r>
        <w:rPr>
          <w:rFonts w:hint="eastAsia"/>
          <w:color w:val="000000"/>
          <w:kern w:val="0"/>
        </w:rPr>
        <w:t>为了验证通过</w:t>
      </w:r>
      <w:r>
        <w:rPr>
          <w:rFonts w:hint="eastAsia"/>
          <w:color w:val="000000"/>
          <w:kern w:val="0"/>
        </w:rPr>
        <w:t>SFIID</w:t>
      </w:r>
      <w:r>
        <w:rPr>
          <w:rFonts w:hint="eastAsia"/>
          <w:color w:val="000000"/>
          <w:kern w:val="0"/>
        </w:rPr>
        <w:t>的缺陷结构是否会被改变，</w:t>
      </w:r>
      <w:bookmarkEnd w:id="76"/>
      <w:r>
        <w:rPr>
          <w:rFonts w:hint="eastAsia"/>
          <w:color w:val="000000"/>
          <w:kern w:val="0"/>
        </w:rPr>
        <w:t>提出方法使用缺陷区域掩码的形态学面积进一步验证</w:t>
      </w:r>
      <w:r>
        <w:rPr>
          <w:rFonts w:hint="eastAsia"/>
          <w:color w:val="000000"/>
          <w:kern w:val="0"/>
        </w:rPr>
        <w:t>SFIID</w:t>
      </w:r>
      <w:r>
        <w:rPr>
          <w:rFonts w:hint="eastAsia"/>
          <w:color w:val="000000"/>
          <w:kern w:val="0"/>
        </w:rPr>
        <w:t>的增强效果。如图</w:t>
      </w:r>
      <w:r>
        <w:rPr>
          <w:rFonts w:hint="eastAsia"/>
          <w:color w:val="000000"/>
          <w:kern w:val="0"/>
        </w:rPr>
        <w:t>2.6</w:t>
      </w:r>
      <w:r>
        <w:rPr>
          <w:rFonts w:hint="eastAsia"/>
          <w:color w:val="000000"/>
          <w:kern w:val="0"/>
        </w:rPr>
        <w:t>所示为缺陷区域的掩码图。</w:t>
      </w:r>
    </w:p>
    <w:p w14:paraId="5BE7484A" w14:textId="4170BFCF" w:rsidR="00EA291F" w:rsidRPr="00716C52" w:rsidRDefault="00EA291F" w:rsidP="00EA291F">
      <w:pPr>
        <w:pStyle w:val="ae"/>
        <w:ind w:firstLine="420"/>
      </w:pPr>
      <w:r w:rsidRPr="00716C52">
        <w:rPr>
          <w:rFonts w:hint="eastAsia"/>
        </w:rPr>
        <w:t>表</w:t>
      </w:r>
      <w:r>
        <w:rPr>
          <w:rFonts w:hint="eastAsia"/>
        </w:rPr>
        <w:t>2</w:t>
      </w:r>
      <w:r w:rsidRPr="00716C52">
        <w:rPr>
          <w:rFonts w:hint="eastAsia"/>
        </w:rPr>
        <w:t>.1</w:t>
      </w:r>
      <w:r w:rsidRPr="00716C52">
        <w:rPr>
          <w:rFonts w:hint="eastAsia"/>
        </w:rPr>
        <w:t>缺陷形态学面积</w:t>
      </w:r>
    </w:p>
    <w:tbl>
      <w:tblPr>
        <w:tblStyle w:val="af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14"/>
        <w:gridCol w:w="2130"/>
        <w:gridCol w:w="2130"/>
        <w:gridCol w:w="2130"/>
      </w:tblGrid>
      <w:tr w:rsidR="00EA291F" w14:paraId="3A80FDEC" w14:textId="77777777" w:rsidTr="00EA291F">
        <w:tc>
          <w:tcPr>
            <w:tcW w:w="2114" w:type="dxa"/>
            <w:tcBorders>
              <w:top w:val="single" w:sz="12" w:space="0" w:color="auto"/>
              <w:bottom w:val="single" w:sz="6" w:space="0" w:color="auto"/>
            </w:tcBorders>
          </w:tcPr>
          <w:p w14:paraId="52CD2AA1" w14:textId="77777777" w:rsidR="00EA291F" w:rsidRDefault="00EA291F" w:rsidP="004B0F82">
            <w:pPr>
              <w:ind w:firstLineChars="0" w:firstLine="0"/>
              <w:jc w:val="center"/>
              <w:rPr>
                <w:sz w:val="21"/>
                <w:szCs w:val="21"/>
              </w:rPr>
            </w:pPr>
          </w:p>
        </w:tc>
        <w:tc>
          <w:tcPr>
            <w:tcW w:w="2130" w:type="dxa"/>
            <w:tcBorders>
              <w:top w:val="single" w:sz="12" w:space="0" w:color="auto"/>
              <w:bottom w:val="single" w:sz="6" w:space="0" w:color="auto"/>
            </w:tcBorders>
          </w:tcPr>
          <w:p w14:paraId="23E943F9" w14:textId="77777777" w:rsidR="00EA291F" w:rsidRDefault="00EA291F" w:rsidP="004B0F82">
            <w:pPr>
              <w:ind w:firstLineChars="0" w:firstLine="0"/>
              <w:jc w:val="center"/>
              <w:rPr>
                <w:sz w:val="21"/>
                <w:szCs w:val="21"/>
              </w:rPr>
            </w:pPr>
            <w:r>
              <w:rPr>
                <w:rFonts w:hint="eastAsia"/>
                <w:sz w:val="21"/>
                <w:szCs w:val="21"/>
              </w:rPr>
              <w:t>断丝</w:t>
            </w:r>
          </w:p>
        </w:tc>
        <w:tc>
          <w:tcPr>
            <w:tcW w:w="2130" w:type="dxa"/>
            <w:tcBorders>
              <w:top w:val="single" w:sz="12" w:space="0" w:color="auto"/>
              <w:bottom w:val="single" w:sz="6" w:space="0" w:color="auto"/>
            </w:tcBorders>
          </w:tcPr>
          <w:p w14:paraId="46E166FF" w14:textId="77777777" w:rsidR="00EA291F" w:rsidRDefault="00EA291F" w:rsidP="004B0F82">
            <w:pPr>
              <w:ind w:firstLineChars="0" w:firstLine="0"/>
              <w:jc w:val="center"/>
              <w:rPr>
                <w:sz w:val="21"/>
                <w:szCs w:val="21"/>
              </w:rPr>
            </w:pPr>
            <w:r>
              <w:rPr>
                <w:rFonts w:hint="eastAsia"/>
                <w:sz w:val="21"/>
                <w:szCs w:val="21"/>
              </w:rPr>
              <w:t>腐蚀</w:t>
            </w:r>
          </w:p>
        </w:tc>
        <w:tc>
          <w:tcPr>
            <w:tcW w:w="2130" w:type="dxa"/>
            <w:tcBorders>
              <w:top w:val="single" w:sz="12" w:space="0" w:color="auto"/>
              <w:bottom w:val="single" w:sz="6" w:space="0" w:color="auto"/>
            </w:tcBorders>
          </w:tcPr>
          <w:p w14:paraId="50391FAD" w14:textId="77777777" w:rsidR="00EA291F" w:rsidRDefault="00EA291F" w:rsidP="004B0F82">
            <w:pPr>
              <w:ind w:firstLineChars="0" w:firstLine="0"/>
              <w:jc w:val="center"/>
              <w:rPr>
                <w:sz w:val="21"/>
                <w:szCs w:val="21"/>
              </w:rPr>
            </w:pPr>
            <w:r>
              <w:rPr>
                <w:rFonts w:hint="eastAsia"/>
                <w:sz w:val="21"/>
                <w:szCs w:val="21"/>
              </w:rPr>
              <w:t>磨损</w:t>
            </w:r>
          </w:p>
        </w:tc>
      </w:tr>
      <w:tr w:rsidR="00EA291F" w14:paraId="2A9160C8" w14:textId="77777777" w:rsidTr="00EA291F">
        <w:tc>
          <w:tcPr>
            <w:tcW w:w="2114" w:type="dxa"/>
            <w:tcBorders>
              <w:top w:val="single" w:sz="6" w:space="0" w:color="auto"/>
            </w:tcBorders>
          </w:tcPr>
          <w:p w14:paraId="019A2AEB" w14:textId="77777777" w:rsidR="00EA291F" w:rsidRDefault="00EA291F" w:rsidP="004B0F82">
            <w:pPr>
              <w:ind w:firstLineChars="0" w:firstLine="0"/>
              <w:jc w:val="center"/>
              <w:rPr>
                <w:sz w:val="21"/>
                <w:szCs w:val="21"/>
              </w:rPr>
            </w:pPr>
            <w:r>
              <w:rPr>
                <w:rFonts w:hint="eastAsia"/>
                <w:sz w:val="21"/>
                <w:szCs w:val="21"/>
              </w:rPr>
              <w:t>Blur</w:t>
            </w:r>
          </w:p>
        </w:tc>
        <w:tc>
          <w:tcPr>
            <w:tcW w:w="2130" w:type="dxa"/>
            <w:tcBorders>
              <w:top w:val="single" w:sz="6" w:space="0" w:color="auto"/>
            </w:tcBorders>
          </w:tcPr>
          <w:p w14:paraId="126D273B" w14:textId="77777777" w:rsidR="00EA291F" w:rsidRDefault="00EA291F" w:rsidP="004B0F82">
            <w:pPr>
              <w:ind w:firstLineChars="0" w:firstLine="0"/>
              <w:jc w:val="center"/>
              <w:rPr>
                <w:sz w:val="21"/>
                <w:szCs w:val="21"/>
              </w:rPr>
            </w:pPr>
            <w:r>
              <w:rPr>
                <w:rFonts w:hint="eastAsia"/>
                <w:sz w:val="21"/>
                <w:szCs w:val="21"/>
              </w:rPr>
              <w:t>2.4012%</w:t>
            </w:r>
          </w:p>
        </w:tc>
        <w:tc>
          <w:tcPr>
            <w:tcW w:w="2130" w:type="dxa"/>
            <w:tcBorders>
              <w:top w:val="single" w:sz="6" w:space="0" w:color="auto"/>
            </w:tcBorders>
          </w:tcPr>
          <w:p w14:paraId="0086BC35" w14:textId="77777777" w:rsidR="00EA291F" w:rsidRDefault="00EA291F" w:rsidP="004B0F82">
            <w:pPr>
              <w:ind w:firstLineChars="0" w:firstLine="0"/>
              <w:jc w:val="center"/>
              <w:rPr>
                <w:sz w:val="21"/>
                <w:szCs w:val="21"/>
              </w:rPr>
            </w:pPr>
            <w:r>
              <w:rPr>
                <w:rFonts w:hint="eastAsia"/>
                <w:sz w:val="21"/>
                <w:szCs w:val="21"/>
              </w:rPr>
              <w:t>4.6123%</w:t>
            </w:r>
          </w:p>
        </w:tc>
        <w:tc>
          <w:tcPr>
            <w:tcW w:w="2130" w:type="dxa"/>
            <w:tcBorders>
              <w:top w:val="single" w:sz="6" w:space="0" w:color="auto"/>
            </w:tcBorders>
          </w:tcPr>
          <w:p w14:paraId="4BEEFDF4" w14:textId="77777777" w:rsidR="00EA291F" w:rsidRDefault="00EA291F" w:rsidP="004B0F82">
            <w:pPr>
              <w:ind w:firstLineChars="0" w:firstLine="0"/>
              <w:jc w:val="center"/>
              <w:rPr>
                <w:sz w:val="21"/>
                <w:szCs w:val="21"/>
              </w:rPr>
            </w:pPr>
            <w:r>
              <w:rPr>
                <w:rFonts w:hint="eastAsia"/>
                <w:sz w:val="21"/>
                <w:szCs w:val="21"/>
              </w:rPr>
              <w:t>5.4012%</w:t>
            </w:r>
          </w:p>
        </w:tc>
      </w:tr>
      <w:tr w:rsidR="00EA291F" w14:paraId="242718E9" w14:textId="77777777" w:rsidTr="00EA291F">
        <w:tc>
          <w:tcPr>
            <w:tcW w:w="2114" w:type="dxa"/>
          </w:tcPr>
          <w:p w14:paraId="263AABE7" w14:textId="77777777" w:rsidR="00EA291F" w:rsidRDefault="00EA291F" w:rsidP="004B0F82">
            <w:pPr>
              <w:ind w:firstLineChars="0" w:firstLine="0"/>
              <w:jc w:val="center"/>
              <w:rPr>
                <w:sz w:val="21"/>
                <w:szCs w:val="21"/>
              </w:rPr>
            </w:pPr>
            <w:r>
              <w:rPr>
                <w:rFonts w:hint="eastAsia"/>
                <w:sz w:val="21"/>
                <w:szCs w:val="21"/>
              </w:rPr>
              <w:t>Deblur</w:t>
            </w:r>
          </w:p>
        </w:tc>
        <w:tc>
          <w:tcPr>
            <w:tcW w:w="2130" w:type="dxa"/>
          </w:tcPr>
          <w:p w14:paraId="33E18F31" w14:textId="77777777" w:rsidR="00EA291F" w:rsidRDefault="00EA291F" w:rsidP="004B0F82">
            <w:pPr>
              <w:ind w:firstLineChars="0" w:firstLine="0"/>
              <w:jc w:val="center"/>
              <w:rPr>
                <w:sz w:val="21"/>
                <w:szCs w:val="21"/>
              </w:rPr>
            </w:pPr>
            <w:r>
              <w:rPr>
                <w:rFonts w:hint="eastAsia"/>
                <w:sz w:val="21"/>
                <w:szCs w:val="21"/>
              </w:rPr>
              <w:t>2.3952%</w:t>
            </w:r>
          </w:p>
        </w:tc>
        <w:tc>
          <w:tcPr>
            <w:tcW w:w="2130" w:type="dxa"/>
          </w:tcPr>
          <w:p w14:paraId="6F3F0F35" w14:textId="77777777" w:rsidR="00EA291F" w:rsidRDefault="00EA291F" w:rsidP="004B0F82">
            <w:pPr>
              <w:ind w:firstLineChars="0" w:firstLine="0"/>
              <w:jc w:val="center"/>
              <w:rPr>
                <w:sz w:val="21"/>
                <w:szCs w:val="21"/>
              </w:rPr>
            </w:pPr>
            <w:r w:rsidRPr="00A70C71">
              <w:rPr>
                <w:sz w:val="21"/>
                <w:szCs w:val="21"/>
              </w:rPr>
              <w:t>4.6069%</w:t>
            </w:r>
          </w:p>
        </w:tc>
        <w:tc>
          <w:tcPr>
            <w:tcW w:w="2130" w:type="dxa"/>
          </w:tcPr>
          <w:p w14:paraId="61375E3C" w14:textId="77777777" w:rsidR="00EA291F" w:rsidRDefault="00EA291F" w:rsidP="004B0F82">
            <w:pPr>
              <w:ind w:firstLineChars="0" w:firstLine="0"/>
              <w:jc w:val="center"/>
              <w:rPr>
                <w:sz w:val="21"/>
                <w:szCs w:val="21"/>
              </w:rPr>
            </w:pPr>
            <w:r w:rsidRPr="00716C52">
              <w:rPr>
                <w:sz w:val="21"/>
                <w:szCs w:val="21"/>
              </w:rPr>
              <w:t>5.3722%</w:t>
            </w:r>
          </w:p>
        </w:tc>
      </w:tr>
    </w:tbl>
    <w:p w14:paraId="42A9ECB1" w14:textId="457FF7DC" w:rsidR="00EA291F" w:rsidRPr="00716C52" w:rsidRDefault="00EA291F" w:rsidP="00EA291F">
      <w:pPr>
        <w:ind w:firstLine="480"/>
      </w:pPr>
      <w:r w:rsidRPr="00716C52">
        <w:rPr>
          <w:rFonts w:hint="eastAsia"/>
        </w:rPr>
        <w:t>表</w:t>
      </w:r>
      <w:r>
        <w:rPr>
          <w:rFonts w:hint="eastAsia"/>
        </w:rPr>
        <w:t>2</w:t>
      </w:r>
      <w:r w:rsidRPr="00716C52">
        <w:rPr>
          <w:rFonts w:hint="eastAsia"/>
        </w:rPr>
        <w:t>.1</w:t>
      </w:r>
      <w:r w:rsidRPr="00716C52">
        <w:rPr>
          <w:rFonts w:hint="eastAsia"/>
        </w:rPr>
        <w:t>为缺陷形态学面积。由表</w:t>
      </w:r>
      <w:r>
        <w:rPr>
          <w:rFonts w:hint="eastAsia"/>
        </w:rPr>
        <w:t>2</w:t>
      </w:r>
      <w:r w:rsidRPr="00716C52">
        <w:rPr>
          <w:rFonts w:hint="eastAsia"/>
        </w:rPr>
        <w:t>.1</w:t>
      </w:r>
      <w:r w:rsidRPr="00716C52">
        <w:rPr>
          <w:rFonts w:hint="eastAsia"/>
        </w:rPr>
        <w:t>可以看出经过</w:t>
      </w:r>
      <w:r w:rsidRPr="00716C52">
        <w:rPr>
          <w:rFonts w:hint="eastAsia"/>
        </w:rPr>
        <w:t>SFIID</w:t>
      </w:r>
      <w:r w:rsidRPr="00716C52">
        <w:rPr>
          <w:rFonts w:hint="eastAsia"/>
        </w:rPr>
        <w:t>处理后的图像，缺陷基本不会改变，同时达到了去除运动模糊的目的。</w:t>
      </w:r>
    </w:p>
    <w:p w14:paraId="51741515" w14:textId="42FA56D5" w:rsidR="00EA291F" w:rsidRPr="00EA291F" w:rsidRDefault="00C436FC" w:rsidP="00C436FC">
      <w:pPr>
        <w:pStyle w:val="2"/>
        <w:ind w:firstLine="560"/>
        <w:rPr>
          <w:rFonts w:hint="eastAsia"/>
        </w:rPr>
      </w:pPr>
      <w:r>
        <w:rPr>
          <w:rFonts w:hint="eastAsia"/>
        </w:rPr>
        <w:t>3</w:t>
      </w:r>
      <w:r>
        <w:rPr>
          <w:rFonts w:hint="eastAsia"/>
        </w:rPr>
        <w:t>改进流模型缺陷检测模块</w:t>
      </w:r>
    </w:p>
    <w:p w14:paraId="566804C3" w14:textId="77777777" w:rsidR="00C436FC" w:rsidRDefault="00C436FC" w:rsidP="00C436FC">
      <w:pPr>
        <w:wordWrap w:val="0"/>
        <w:spacing w:line="400" w:lineRule="exact"/>
        <w:ind w:firstLine="480"/>
        <w:rPr>
          <w:color w:val="000000"/>
          <w:kern w:val="0"/>
        </w:rPr>
      </w:pPr>
      <w:r>
        <w:rPr>
          <w:rFonts w:hint="eastAsia"/>
          <w:color w:val="000000"/>
          <w:kern w:val="0"/>
        </w:rPr>
        <w:t>在对钢丝绳缺陷</w:t>
      </w:r>
      <w:r w:rsidRPr="00631089">
        <w:rPr>
          <w:color w:val="000000"/>
          <w:kern w:val="0"/>
        </w:rPr>
        <w:t>图像</w:t>
      </w:r>
      <w:r>
        <w:rPr>
          <w:rFonts w:hint="eastAsia"/>
          <w:color w:val="000000"/>
          <w:kern w:val="0"/>
        </w:rPr>
        <w:t>进行检测时，</w:t>
      </w:r>
      <w:r w:rsidRPr="00631089">
        <w:rPr>
          <w:color w:val="000000"/>
          <w:kern w:val="0"/>
        </w:rPr>
        <w:t>主要关注的是单一静态图像中的</w:t>
      </w:r>
      <w:r>
        <w:rPr>
          <w:rFonts w:hint="eastAsia"/>
          <w:color w:val="000000"/>
          <w:kern w:val="0"/>
        </w:rPr>
        <w:t>缺陷</w:t>
      </w:r>
      <w:r w:rsidRPr="00631089">
        <w:rPr>
          <w:color w:val="000000"/>
          <w:kern w:val="0"/>
        </w:rPr>
        <w:t>区域或缺陷特征</w:t>
      </w:r>
      <w:r>
        <w:rPr>
          <w:rFonts w:hint="eastAsia"/>
          <w:color w:val="000000"/>
          <w:kern w:val="0"/>
        </w:rPr>
        <w:t>。</w:t>
      </w:r>
      <w:r w:rsidRPr="00631089">
        <w:rPr>
          <w:color w:val="000000"/>
          <w:kern w:val="0"/>
        </w:rPr>
        <w:t>然而，</w:t>
      </w:r>
      <w:r w:rsidRPr="001F3D53">
        <w:rPr>
          <w:color w:val="000000"/>
          <w:kern w:val="0"/>
        </w:rPr>
        <w:t>静态钢丝绳图像通常为高分辨率、无运动模糊的实验室环境样本，而工业现场采集的视频单</w:t>
      </w:r>
      <w:proofErr w:type="gramStart"/>
      <w:r w:rsidRPr="001F3D53">
        <w:rPr>
          <w:color w:val="000000"/>
          <w:kern w:val="0"/>
        </w:rPr>
        <w:t>帧往往</w:t>
      </w:r>
      <w:proofErr w:type="gramEnd"/>
      <w:r w:rsidRPr="001F3D53">
        <w:rPr>
          <w:color w:val="000000"/>
          <w:kern w:val="0"/>
        </w:rPr>
        <w:t>存在动态模糊</w:t>
      </w:r>
      <w:r>
        <w:rPr>
          <w:rFonts w:hint="eastAsia"/>
          <w:color w:val="000000"/>
          <w:kern w:val="0"/>
        </w:rPr>
        <w:t>，</w:t>
      </w:r>
      <w:r w:rsidRPr="001F3D53">
        <w:rPr>
          <w:color w:val="000000"/>
          <w:kern w:val="0"/>
        </w:rPr>
        <w:t>传感器噪声等干扰</w:t>
      </w:r>
      <w:r w:rsidRPr="00631089">
        <w:rPr>
          <w:color w:val="000000"/>
          <w:kern w:val="0"/>
        </w:rPr>
        <w:t>。</w:t>
      </w:r>
    </w:p>
    <w:p w14:paraId="1944C329" w14:textId="3D2E2DEA" w:rsidR="005C14B7" w:rsidRDefault="005C14B7" w:rsidP="005C14B7">
      <w:pPr>
        <w:wordWrap w:val="0"/>
        <w:spacing w:line="400" w:lineRule="exact"/>
        <w:ind w:firstLine="480"/>
        <w:rPr>
          <w:color w:val="FF0000"/>
        </w:rPr>
      </w:pPr>
      <w:r>
        <w:rPr>
          <w:rFonts w:hint="eastAsia"/>
        </w:rPr>
        <w:t>在</w:t>
      </w:r>
      <w:r w:rsidRPr="00631089">
        <w:t>视频检测</w:t>
      </w:r>
      <w:r>
        <w:rPr>
          <w:rFonts w:hint="eastAsia"/>
        </w:rPr>
        <w:t>时则</w:t>
      </w:r>
      <w:r w:rsidRPr="00631089">
        <w:t>需要处理时间维度，即视频中的连续</w:t>
      </w:r>
      <w:proofErr w:type="gramStart"/>
      <w:r w:rsidRPr="00631089">
        <w:t>帧</w:t>
      </w:r>
      <w:proofErr w:type="gramEnd"/>
      <w:r w:rsidRPr="00631089">
        <w:t>之间的时序信息，而不仅仅是每一帧的独立检测</w:t>
      </w:r>
      <w:r>
        <w:rPr>
          <w:rFonts w:hint="eastAsia"/>
        </w:rPr>
        <w:t>。因为</w:t>
      </w:r>
      <w:r w:rsidRPr="00AB71D8">
        <w:t>视频</w:t>
      </w:r>
      <w:proofErr w:type="gramStart"/>
      <w:r w:rsidRPr="00AB71D8">
        <w:t>连续帧间存在</w:t>
      </w:r>
      <w:proofErr w:type="gramEnd"/>
      <w:r w:rsidRPr="00AB71D8">
        <w:t>强相关性，直接</w:t>
      </w:r>
      <w:r w:rsidR="00D36AF9">
        <w:rPr>
          <w:rFonts w:hint="eastAsia"/>
        </w:rPr>
        <w:t>使用</w:t>
      </w:r>
      <w:r w:rsidRPr="00AB71D8">
        <w:t>图像检测方法会导致</w:t>
      </w:r>
      <w:r>
        <w:rPr>
          <w:rFonts w:hint="eastAsia"/>
        </w:rPr>
        <w:t>冗余计算以及</w:t>
      </w:r>
      <w:r w:rsidRPr="00AB71D8">
        <w:t>重复计算</w:t>
      </w:r>
      <w:r w:rsidRPr="00631089">
        <w:t>。</w:t>
      </w:r>
      <w:r>
        <w:rPr>
          <w:rFonts w:hint="eastAsia"/>
        </w:rPr>
        <w:t>流模型（</w:t>
      </w:r>
      <w:r w:rsidRPr="00631089">
        <w:t>Flow-based</w:t>
      </w:r>
      <w:r>
        <w:rPr>
          <w:rFonts w:hint="eastAsia"/>
        </w:rPr>
        <w:t>）</w:t>
      </w:r>
      <w:r w:rsidRPr="00631089">
        <w:t>能够通过生成模型来捕捉到图像之间的全局特征分布和时序演变，从而更好地处理连续</w:t>
      </w:r>
      <w:proofErr w:type="gramStart"/>
      <w:r w:rsidRPr="00631089">
        <w:t>帧</w:t>
      </w:r>
      <w:proofErr w:type="gramEnd"/>
      <w:r w:rsidRPr="00631089">
        <w:t>之间的变化。</w:t>
      </w:r>
      <w:r>
        <w:rPr>
          <w:rFonts w:hint="eastAsia"/>
        </w:rPr>
        <w:t>而且因为</w:t>
      </w:r>
      <w:r w:rsidRPr="00631089">
        <w:t>流模型</w:t>
      </w:r>
      <w:r w:rsidRPr="00631089">
        <w:rPr>
          <w:color w:val="000000"/>
          <w:kern w:val="0"/>
        </w:rPr>
        <w:t>无需负样本训练的特性，可适配钢丝绳场景中缺陷样本稀缺的实际情况。</w:t>
      </w:r>
      <w:r>
        <w:rPr>
          <w:rFonts w:hint="eastAsia"/>
          <w:color w:val="000000"/>
          <w:kern w:val="0"/>
        </w:rPr>
        <w:t>本节采用流模型的方法，对视频</w:t>
      </w:r>
      <w:proofErr w:type="gramStart"/>
      <w:r>
        <w:rPr>
          <w:rFonts w:hint="eastAsia"/>
          <w:color w:val="000000"/>
          <w:kern w:val="0"/>
        </w:rPr>
        <w:t>帧</w:t>
      </w:r>
      <w:proofErr w:type="gramEnd"/>
      <w:r>
        <w:rPr>
          <w:rFonts w:hint="eastAsia"/>
          <w:color w:val="000000"/>
          <w:kern w:val="0"/>
        </w:rPr>
        <w:t>进行缺陷检测，最后通过</w:t>
      </w:r>
      <w:r>
        <w:rPr>
          <w:rFonts w:hint="eastAsia"/>
          <w:color w:val="000000"/>
          <w:kern w:val="0"/>
        </w:rPr>
        <w:t>Transformer</w:t>
      </w:r>
      <w:r>
        <w:rPr>
          <w:rFonts w:hint="eastAsia"/>
          <w:color w:val="000000"/>
          <w:kern w:val="0"/>
        </w:rPr>
        <w:t>时序建模输出缺陷检测视频。</w:t>
      </w:r>
    </w:p>
    <w:p w14:paraId="0AA1ACF4" w14:textId="77777777" w:rsidR="00502555" w:rsidRPr="005C14B7" w:rsidRDefault="00502555" w:rsidP="000D12CB">
      <w:pPr>
        <w:ind w:firstLine="480"/>
      </w:pPr>
    </w:p>
    <w:p w14:paraId="04FD2D01" w14:textId="77777777" w:rsidR="00C436FC" w:rsidRDefault="00C436FC" w:rsidP="00C436FC">
      <w:pPr>
        <w:keepNext/>
        <w:ind w:firstLine="480"/>
        <w:jc w:val="center"/>
      </w:pPr>
      <w:r w:rsidRPr="008F7B91">
        <w:rPr>
          <w:noProof/>
        </w:rPr>
        <w:lastRenderedPageBreak/>
        <w:drawing>
          <wp:inline distT="0" distB="0" distL="0" distR="0" wp14:anchorId="0A0FEA68" wp14:editId="261622C4">
            <wp:extent cx="5400040" cy="1381179"/>
            <wp:effectExtent l="0" t="0" r="0" b="9525"/>
            <wp:docPr id="70494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0667" name=""/>
                    <pic:cNvPicPr/>
                  </pic:nvPicPr>
                  <pic:blipFill>
                    <a:blip r:embed="rId34"/>
                    <a:stretch>
                      <a:fillRect/>
                    </a:stretch>
                  </pic:blipFill>
                  <pic:spPr>
                    <a:xfrm>
                      <a:off x="0" y="0"/>
                      <a:ext cx="5400040" cy="1381179"/>
                    </a:xfrm>
                    <a:prstGeom prst="rect">
                      <a:avLst/>
                    </a:prstGeom>
                  </pic:spPr>
                </pic:pic>
              </a:graphicData>
            </a:graphic>
          </wp:inline>
        </w:drawing>
      </w:r>
    </w:p>
    <w:p w14:paraId="26F8E71E" w14:textId="21BD020A" w:rsidR="00C436FC" w:rsidRPr="007E3A45" w:rsidRDefault="00C436FC" w:rsidP="00C436FC">
      <w:pPr>
        <w:ind w:firstLine="480"/>
        <w:jc w:val="center"/>
        <w:rPr>
          <w:sz w:val="21"/>
          <w:szCs w:val="21"/>
        </w:rPr>
      </w:pPr>
      <w:r>
        <w:rPr>
          <w:rFonts w:hint="eastAsia"/>
        </w:rPr>
        <w:t>图</w:t>
      </w:r>
      <w:r>
        <w:rPr>
          <w:rFonts w:hint="eastAsia"/>
        </w:rPr>
        <w:t xml:space="preserve"> 3.1</w:t>
      </w:r>
      <w:r w:rsidRPr="007E3A45">
        <w:rPr>
          <w:rFonts w:hint="eastAsia"/>
          <w:sz w:val="21"/>
          <w:szCs w:val="21"/>
        </w:rPr>
        <w:t>流模型缺陷检测网络结构图</w:t>
      </w:r>
    </w:p>
    <w:p w14:paraId="23A04F86" w14:textId="2C44223E" w:rsidR="005C14B7" w:rsidRPr="008F7B91" w:rsidRDefault="005C14B7" w:rsidP="005C14B7">
      <w:pPr>
        <w:spacing w:line="400" w:lineRule="exact"/>
        <w:ind w:firstLine="480"/>
        <w:textAlignment w:val="center"/>
      </w:pPr>
      <w:r w:rsidRPr="008F7B91">
        <w:rPr>
          <w:rFonts w:hint="eastAsia"/>
        </w:rPr>
        <w:t>流模型缺陷检测网络</w:t>
      </w:r>
      <w:r w:rsidRPr="008F7B91">
        <w:rPr>
          <w:rFonts w:hint="eastAsia"/>
          <w:color w:val="000000"/>
          <w:kern w:val="0"/>
        </w:rPr>
        <w:t>ADFN</w:t>
      </w:r>
      <w:r w:rsidRPr="008F7B91">
        <w:rPr>
          <w:rFonts w:hint="eastAsia"/>
        </w:rPr>
        <w:t>结构图</w:t>
      </w:r>
      <w:r w:rsidRPr="008F7B91">
        <w:rPr>
          <w:rFonts w:hint="eastAsia"/>
          <w:color w:val="000000" w:themeColor="text1"/>
        </w:rPr>
        <w:t>如图</w:t>
      </w:r>
      <w:r>
        <w:rPr>
          <w:rFonts w:hint="eastAsia"/>
          <w:color w:val="000000" w:themeColor="text1"/>
        </w:rPr>
        <w:t>3.1</w:t>
      </w:r>
      <w:r w:rsidRPr="008F7B91">
        <w:rPr>
          <w:rFonts w:hint="eastAsia"/>
          <w:color w:val="000000" w:themeColor="text1"/>
        </w:rPr>
        <w:t>所示。</w:t>
      </w:r>
      <w:r w:rsidRPr="008F7B91">
        <w:t>ADFN</w:t>
      </w:r>
      <w:r w:rsidRPr="008F7B91">
        <w:rPr>
          <w:rFonts w:hint="eastAsia"/>
        </w:rPr>
        <w:t>由多尺度特征提取金字塔（</w:t>
      </w:r>
      <w:r w:rsidRPr="008F7B91">
        <w:t>Multi-scale pyramid feature extraction</w:t>
      </w:r>
      <w:r w:rsidRPr="008F7B91">
        <w:rPr>
          <w:rFonts w:hint="eastAsia"/>
        </w:rPr>
        <w:t>）、多尺度流模型（</w:t>
      </w:r>
      <w:r w:rsidRPr="008F7B91">
        <w:t>Multi-scale flow model</w:t>
      </w:r>
      <w:r w:rsidRPr="008F7B91">
        <w:rPr>
          <w:rFonts w:hint="eastAsia"/>
        </w:rPr>
        <w:t>）、多尺度融合输出（</w:t>
      </w:r>
      <w:r w:rsidRPr="008F7B91">
        <w:t>Multi-scale fusion output</w:t>
      </w:r>
      <w:r w:rsidRPr="008F7B91">
        <w:rPr>
          <w:rFonts w:hint="eastAsia"/>
        </w:rPr>
        <w:t>）组成。因为钢丝绳的缺陷</w:t>
      </w:r>
      <w:r w:rsidRPr="008F7B91">
        <w:rPr>
          <w:rFonts w:hint="eastAsia"/>
        </w:rPr>
        <w:t>(</w:t>
      </w:r>
      <w:r w:rsidRPr="008F7B91">
        <w:rPr>
          <w:rFonts w:hint="eastAsia"/>
        </w:rPr>
        <w:t>断丝、腐蚀等</w:t>
      </w:r>
      <w:r w:rsidRPr="008F7B91">
        <w:rPr>
          <w:rFonts w:hint="eastAsia"/>
        </w:rPr>
        <w:t>)</w:t>
      </w:r>
      <w:r w:rsidRPr="008F7B91">
        <w:rPr>
          <w:rFonts w:hint="eastAsia"/>
        </w:rPr>
        <w:t>表现为不同尺度，即非常小的表面到</w:t>
      </w:r>
      <w:r w:rsidRPr="008F7B91">
        <w:t>较大的破损区域。单一尺度的特征提取方法可能无法同时捕捉到这些大小</w:t>
      </w:r>
      <w:r w:rsidRPr="008F7B91">
        <w:rPr>
          <w:rFonts w:hint="eastAsia"/>
        </w:rPr>
        <w:t>不同</w:t>
      </w:r>
      <w:r w:rsidRPr="008F7B91">
        <w:t>的缺陷。多尺度特征金字塔能够在多个尺度上提取图像特征，使得模型能够同时识别大尺度和小尺度的缺陷，提高对各种大小缺陷的敏感性。</w:t>
      </w:r>
      <w:r w:rsidRPr="008F7B91">
        <w:rPr>
          <w:rFonts w:hint="eastAsia"/>
        </w:rPr>
        <w:t>与</w:t>
      </w:r>
      <w:proofErr w:type="spellStart"/>
      <w:r w:rsidRPr="008F7B91">
        <w:rPr>
          <w:rFonts w:hint="eastAsia"/>
          <w:color w:val="000000" w:themeColor="text1"/>
        </w:rPr>
        <w:t>DifferNet</w:t>
      </w:r>
      <w:proofErr w:type="spellEnd"/>
      <w:r w:rsidR="009C351F" w:rsidRPr="009C351F">
        <w:rPr>
          <w:color w:val="000000" w:themeColor="text1"/>
          <w:vertAlign w:val="superscript"/>
        </w:rPr>
        <w:fldChar w:fldCharType="begin"/>
      </w:r>
      <w:r w:rsidR="009C351F" w:rsidRPr="009C351F">
        <w:rPr>
          <w:color w:val="000000" w:themeColor="text1"/>
          <w:vertAlign w:val="superscript"/>
        </w:rPr>
        <w:instrText xml:space="preserve"> </w:instrText>
      </w:r>
      <w:r w:rsidR="009C351F" w:rsidRPr="009C351F">
        <w:rPr>
          <w:rFonts w:hint="eastAsia"/>
          <w:color w:val="000000" w:themeColor="text1"/>
          <w:vertAlign w:val="superscript"/>
        </w:rPr>
        <w:instrText>REF _Ref202812967 \r \h</w:instrText>
      </w:r>
      <w:r w:rsidR="009C351F" w:rsidRPr="009C351F">
        <w:rPr>
          <w:color w:val="000000" w:themeColor="text1"/>
          <w:vertAlign w:val="superscript"/>
        </w:rPr>
        <w:instrText xml:space="preserve">  \* MERGEFORMAT </w:instrText>
      </w:r>
      <w:r w:rsidR="009C351F" w:rsidRPr="009C351F">
        <w:rPr>
          <w:color w:val="000000" w:themeColor="text1"/>
          <w:vertAlign w:val="superscript"/>
        </w:rPr>
      </w:r>
      <w:r w:rsidR="009C351F" w:rsidRPr="009C351F">
        <w:rPr>
          <w:color w:val="000000" w:themeColor="text1"/>
          <w:vertAlign w:val="superscript"/>
        </w:rPr>
        <w:fldChar w:fldCharType="separate"/>
      </w:r>
      <w:r w:rsidR="009C351F" w:rsidRPr="009C351F">
        <w:rPr>
          <w:color w:val="000000" w:themeColor="text1"/>
          <w:vertAlign w:val="superscript"/>
        </w:rPr>
        <w:t>[10]</w:t>
      </w:r>
      <w:r w:rsidR="009C351F" w:rsidRPr="009C351F">
        <w:rPr>
          <w:color w:val="000000" w:themeColor="text1"/>
          <w:vertAlign w:val="superscript"/>
        </w:rPr>
        <w:fldChar w:fldCharType="end"/>
      </w:r>
      <w:r w:rsidRPr="008F7B91">
        <w:rPr>
          <w:rFonts w:hint="eastAsia"/>
          <w:color w:val="000000" w:themeColor="text1"/>
        </w:rPr>
        <w:t>和</w:t>
      </w:r>
      <w:r w:rsidRPr="008F7B91">
        <w:rPr>
          <w:rFonts w:hint="eastAsia"/>
          <w:color w:val="000000" w:themeColor="text1"/>
        </w:rPr>
        <w:t>CS-Flow</w:t>
      </w:r>
      <w:r w:rsidRPr="008F7B91">
        <w:rPr>
          <w:color w:val="000000" w:themeColor="text1"/>
          <w:vertAlign w:val="superscript"/>
        </w:rPr>
        <w:fldChar w:fldCharType="begin"/>
      </w:r>
      <w:r w:rsidRPr="008F7B91">
        <w:rPr>
          <w:color w:val="000000" w:themeColor="text1"/>
          <w:vertAlign w:val="superscript"/>
        </w:rPr>
        <w:instrText xml:space="preserve"> </w:instrText>
      </w:r>
      <w:r w:rsidRPr="008F7B91">
        <w:rPr>
          <w:rFonts w:hint="eastAsia"/>
          <w:color w:val="000000" w:themeColor="text1"/>
          <w:vertAlign w:val="superscript"/>
        </w:rPr>
        <w:instrText>REF _Ref192269284 \r \h</w:instrText>
      </w:r>
      <w:r w:rsidRPr="008F7B91">
        <w:rPr>
          <w:color w:val="000000" w:themeColor="text1"/>
          <w:vertAlign w:val="superscript"/>
        </w:rPr>
        <w:instrText xml:space="preserve"> </w:instrText>
      </w:r>
      <w:r>
        <w:rPr>
          <w:color w:val="000000" w:themeColor="text1"/>
          <w:vertAlign w:val="superscript"/>
        </w:rPr>
        <w:instrText xml:space="preserve"> \* MERGEFORMAT </w:instrText>
      </w:r>
      <w:r w:rsidRPr="008F7B91">
        <w:rPr>
          <w:color w:val="000000" w:themeColor="text1"/>
          <w:vertAlign w:val="superscript"/>
        </w:rPr>
      </w:r>
      <w:r w:rsidRPr="008F7B91">
        <w:rPr>
          <w:color w:val="000000" w:themeColor="text1"/>
          <w:vertAlign w:val="superscript"/>
        </w:rPr>
        <w:fldChar w:fldCharType="separate"/>
      </w:r>
      <w:r>
        <w:rPr>
          <w:color w:val="000000" w:themeColor="text1"/>
          <w:vertAlign w:val="superscript"/>
        </w:rPr>
        <w:t>[</w:t>
      </w:r>
      <w:r w:rsidR="00EE5B28">
        <w:rPr>
          <w:rFonts w:hint="eastAsia"/>
          <w:color w:val="000000" w:themeColor="text1"/>
          <w:vertAlign w:val="superscript"/>
        </w:rPr>
        <w:t>1</w:t>
      </w:r>
      <w:r w:rsidR="009C351F">
        <w:rPr>
          <w:rFonts w:hint="eastAsia"/>
          <w:color w:val="000000" w:themeColor="text1"/>
          <w:vertAlign w:val="superscript"/>
        </w:rPr>
        <w:t>1</w:t>
      </w:r>
      <w:r>
        <w:rPr>
          <w:color w:val="000000" w:themeColor="text1"/>
          <w:vertAlign w:val="superscript"/>
        </w:rPr>
        <w:t>]</w:t>
      </w:r>
      <w:r w:rsidRPr="008F7B91">
        <w:rPr>
          <w:color w:val="000000" w:themeColor="text1"/>
          <w:vertAlign w:val="superscript"/>
        </w:rPr>
        <w:fldChar w:fldCharType="end"/>
      </w:r>
      <w:r w:rsidRPr="008F7B91">
        <w:rPr>
          <w:rFonts w:hint="eastAsia"/>
          <w:color w:val="000000" w:themeColor="text1"/>
        </w:rPr>
        <w:t>不同的</w:t>
      </w:r>
      <w:r w:rsidRPr="008F7B91">
        <w:rPr>
          <w:rFonts w:hint="eastAsia"/>
        </w:rPr>
        <w:t>是提出方法使用的多尺度金字塔不是所有的</w:t>
      </w:r>
      <w:r w:rsidRPr="008F7B91">
        <w:t>特征图共享相同的</w:t>
      </w:r>
      <w:r w:rsidRPr="008F7B91">
        <w:rPr>
          <w:rFonts w:hint="eastAsia"/>
        </w:rPr>
        <w:t>感受野</w:t>
      </w:r>
      <w:r w:rsidRPr="008F7B91">
        <w:t>和语义</w:t>
      </w:r>
      <w:r w:rsidRPr="008F7B91">
        <w:rPr>
          <w:rFonts w:hint="eastAsia"/>
        </w:rPr>
        <w:t>信息，而是只对输入图像进行</w:t>
      </w:r>
      <w:proofErr w:type="gramStart"/>
      <w:r w:rsidRPr="008F7B91">
        <w:rPr>
          <w:rFonts w:hint="eastAsia"/>
        </w:rPr>
        <w:t>一</w:t>
      </w:r>
      <w:proofErr w:type="gramEnd"/>
      <w:r w:rsidRPr="008F7B91">
        <w:rPr>
          <w:rFonts w:hint="eastAsia"/>
        </w:rPr>
        <w:t>次特征提取，并且</w:t>
      </w:r>
      <w:r w:rsidRPr="008F7B91">
        <w:t>之后从每一阶段的最后特征图中采样</w:t>
      </w:r>
      <w:r w:rsidRPr="008F7B91">
        <w:rPr>
          <w:rFonts w:hint="eastAsia"/>
        </w:rPr>
        <w:t>。这样不仅</w:t>
      </w:r>
      <w:r w:rsidRPr="008F7B91">
        <w:t>减少了计算量，</w:t>
      </w:r>
      <w:r w:rsidRPr="008F7B91">
        <w:rPr>
          <w:rFonts w:hint="eastAsia"/>
        </w:rPr>
        <w:t>而且</w:t>
      </w:r>
      <w:r w:rsidRPr="008F7B91">
        <w:t>通过采样不同阶段的特征图来提高效率</w:t>
      </w:r>
      <w:r w:rsidRPr="008F7B91">
        <w:rPr>
          <w:rFonts w:hint="eastAsia"/>
        </w:rPr>
        <w:t>。每个阶段的采样特征图表示为</w:t>
      </w:r>
      <w:r w:rsidRPr="008F7B91">
        <w:object w:dxaOrig="1860" w:dyaOrig="360" w14:anchorId="3CC3B71E">
          <v:shape id="_x0000_i1035" type="#_x0000_t75" style="width:93.15pt;height:14.55pt" o:ole="">
            <v:imagedata r:id="rId35" o:title=""/>
          </v:shape>
          <o:OLEObject Type="Embed" ProgID="Equation.DSMT4" ShapeID="_x0000_i1035" DrawAspect="Content" ObjectID="_1814101263" r:id="rId36"/>
        </w:object>
      </w:r>
      <w:r w:rsidRPr="008F7B91">
        <w:rPr>
          <w:rFonts w:hint="eastAsia"/>
        </w:rPr>
        <w:t>，其中</w:t>
      </w:r>
      <w:r w:rsidRPr="008F7B91">
        <w:rPr>
          <w:rFonts w:hint="eastAsia"/>
        </w:rPr>
        <w:t>L</w:t>
      </w:r>
      <w:r w:rsidRPr="008F7B91">
        <w:rPr>
          <w:rFonts w:hint="eastAsia"/>
        </w:rPr>
        <w:t>为采样阶段。因为随着采样层数变多，</w:t>
      </w:r>
      <w:r w:rsidRPr="008F7B91">
        <w:t>特征图的分辨率低</w:t>
      </w:r>
      <w:r w:rsidRPr="008F7B91">
        <w:rPr>
          <w:rFonts w:hint="eastAsia"/>
        </w:rPr>
        <w:t>，小目标信息往往会被忽略，而钢丝绳缺陷往往比较细微，所以</w:t>
      </w:r>
      <w:r w:rsidRPr="008F7B91">
        <w:rPr>
          <w:rFonts w:hint="eastAsia"/>
        </w:rPr>
        <w:t>L</w:t>
      </w:r>
      <w:r w:rsidRPr="008F7B91">
        <w:rPr>
          <w:rFonts w:hint="eastAsia"/>
        </w:rPr>
        <w:t>设置为</w:t>
      </w:r>
      <w:r w:rsidRPr="008F7B91">
        <w:rPr>
          <w:rFonts w:hint="eastAsia"/>
        </w:rPr>
        <w:t>3</w:t>
      </w:r>
      <w:r w:rsidRPr="008F7B91">
        <w:rPr>
          <w:rFonts w:hint="eastAsia"/>
        </w:rPr>
        <w:t>。同时</w:t>
      </w:r>
      <w:r w:rsidRPr="008F7B91">
        <w:t>由于高分辨率的低级特征图能够保留丰富的</w:t>
      </w:r>
      <w:r w:rsidRPr="008F7B91">
        <w:rPr>
          <w:rFonts w:hint="eastAsia"/>
        </w:rPr>
        <w:t>空间</w:t>
      </w:r>
      <w:r w:rsidRPr="008F7B91">
        <w:t>细节，会带来较高的计算开销。为了解决计算负担过重的问题，</w:t>
      </w:r>
      <w:r w:rsidRPr="008F7B91">
        <w:rPr>
          <w:rFonts w:hint="eastAsia"/>
        </w:rPr>
        <w:t>本章</w:t>
      </w:r>
      <w:r w:rsidRPr="008F7B91">
        <w:t>采用大小为</w:t>
      </w:r>
      <w:r w:rsidRPr="008F7B91">
        <w:t>3</w:t>
      </w:r>
      <w:r w:rsidRPr="008F7B91">
        <w:t>，步幅为</w:t>
      </w:r>
      <w:r w:rsidRPr="008F7B91">
        <w:t>2</w:t>
      </w:r>
      <w:r w:rsidRPr="008F7B91">
        <w:t>的</w:t>
      </w:r>
      <w:proofErr w:type="gramStart"/>
      <w:r w:rsidRPr="008F7B91">
        <w:t>平均池化操作</w:t>
      </w:r>
      <w:proofErr w:type="gramEnd"/>
      <w:r w:rsidRPr="008F7B91">
        <w:t>对这些特征图进行下采样</w:t>
      </w:r>
      <w:r w:rsidRPr="008F7B91">
        <w:rPr>
          <w:rFonts w:hint="eastAsia"/>
        </w:rPr>
        <w:t>。特征金字塔可表示为</w:t>
      </w:r>
      <w:bookmarkStart w:id="77" w:name="MTBlankEqn"/>
      <w:r w:rsidRPr="008F7B91">
        <w:object w:dxaOrig="1939" w:dyaOrig="340" w14:anchorId="3B54BDA2">
          <v:shape id="_x0000_i1036" type="#_x0000_t75" style="width:93.15pt;height:14.55pt" o:ole="">
            <v:imagedata r:id="rId37" o:title=""/>
          </v:shape>
          <o:OLEObject Type="Embed" ProgID="Equation.DSMT4" ShapeID="_x0000_i1036" DrawAspect="Content" ObjectID="_1814101264" r:id="rId38"/>
        </w:object>
      </w:r>
      <w:bookmarkEnd w:id="77"/>
      <w:r w:rsidRPr="008F7B91">
        <w:rPr>
          <w:rFonts w:hint="eastAsia"/>
        </w:rPr>
        <w:t>，</w:t>
      </w:r>
      <w:proofErr w:type="spellStart"/>
      <w:r w:rsidRPr="008F7B91">
        <w:rPr>
          <w:rFonts w:hint="eastAsia"/>
        </w:rPr>
        <w:t>i</w:t>
      </w:r>
      <w:proofErr w:type="spellEnd"/>
      <w:r w:rsidRPr="008F7B91">
        <w:rPr>
          <w:rFonts w:hint="eastAsia"/>
        </w:rPr>
        <w:t>=1</w:t>
      </w:r>
      <w:r w:rsidRPr="008F7B91">
        <w:rPr>
          <w:rFonts w:hint="eastAsia"/>
        </w:rPr>
        <w:t>，</w:t>
      </w:r>
      <w:r w:rsidRPr="008F7B91">
        <w:rPr>
          <w:rFonts w:hint="eastAsia"/>
        </w:rPr>
        <w:t>2</w:t>
      </w:r>
      <w:r w:rsidRPr="008F7B91">
        <w:rPr>
          <w:rFonts w:hint="eastAsia"/>
        </w:rPr>
        <w:t>，</w:t>
      </w:r>
      <w:r w:rsidRPr="008F7B91">
        <w:rPr>
          <w:rFonts w:hint="eastAsia"/>
        </w:rPr>
        <w:t>3</w:t>
      </w:r>
      <w:r w:rsidRPr="008F7B91">
        <w:rPr>
          <w:rFonts w:hint="eastAsia"/>
        </w:rPr>
        <w:t>。其中</w:t>
      </w:r>
      <w:r w:rsidRPr="008F7B91">
        <w:object w:dxaOrig="1320" w:dyaOrig="499" w14:anchorId="3CFBD17C">
          <v:shape id="_x0000_i1037" type="#_x0000_t75" style="width:64.75pt;height:21.8pt" o:ole="">
            <v:imagedata r:id="rId39" o:title=""/>
          </v:shape>
          <o:OLEObject Type="Embed" ProgID="Equation.DSMT4" ShapeID="_x0000_i1037" DrawAspect="Content" ObjectID="_1814101265" r:id="rId40"/>
        </w:object>
      </w:r>
      <w:r w:rsidRPr="008F7B91">
        <w:rPr>
          <w:rFonts w:hint="eastAsia"/>
        </w:rPr>
        <w:t>。</w:t>
      </w:r>
    </w:p>
    <w:p w14:paraId="52D751CF" w14:textId="77777777" w:rsidR="005C14B7" w:rsidRDefault="005C14B7" w:rsidP="005C14B7">
      <w:pPr>
        <w:keepNext/>
        <w:ind w:firstLine="480"/>
      </w:pPr>
      <w:r w:rsidRPr="000B5B61">
        <w:rPr>
          <w:noProof/>
        </w:rPr>
        <w:drawing>
          <wp:inline distT="0" distB="0" distL="0" distR="0" wp14:anchorId="1EE01E9D" wp14:editId="17032C47">
            <wp:extent cx="5106075" cy="1490726"/>
            <wp:effectExtent l="0" t="0" r="0" b="0"/>
            <wp:docPr id="450300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00347" name=""/>
                    <pic:cNvPicPr/>
                  </pic:nvPicPr>
                  <pic:blipFill>
                    <a:blip r:embed="rId41"/>
                    <a:stretch>
                      <a:fillRect/>
                    </a:stretch>
                  </pic:blipFill>
                  <pic:spPr>
                    <a:xfrm>
                      <a:off x="0" y="0"/>
                      <a:ext cx="5118878" cy="1494464"/>
                    </a:xfrm>
                    <a:prstGeom prst="rect">
                      <a:avLst/>
                    </a:prstGeom>
                  </pic:spPr>
                </pic:pic>
              </a:graphicData>
            </a:graphic>
          </wp:inline>
        </w:drawing>
      </w:r>
    </w:p>
    <w:p w14:paraId="74E0A31C" w14:textId="77777777" w:rsidR="005C14B7" w:rsidRPr="007E3A45" w:rsidRDefault="005C14B7" w:rsidP="005C14B7">
      <w:pPr>
        <w:pStyle w:val="ae"/>
        <w:ind w:firstLine="420"/>
      </w:pPr>
      <w:r>
        <w:rPr>
          <w:rFonts w:hint="eastAsia"/>
        </w:rPr>
        <w:t>图</w:t>
      </w:r>
      <w:r>
        <w:rPr>
          <w:rFonts w:hint="eastAsia"/>
        </w:rPr>
        <w:t xml:space="preserve"> 3.2</w:t>
      </w:r>
      <w:r w:rsidRPr="007E3A45">
        <w:rPr>
          <w:rFonts w:hint="eastAsia"/>
        </w:rPr>
        <w:t>流模块网络结构</w:t>
      </w:r>
    </w:p>
    <w:p w14:paraId="0A826F11" w14:textId="47CCCFE2" w:rsidR="005C14B7" w:rsidRDefault="005C14B7" w:rsidP="005C14B7">
      <w:pPr>
        <w:spacing w:line="400" w:lineRule="exact"/>
        <w:ind w:firstLine="480"/>
      </w:pPr>
      <w:r>
        <w:rPr>
          <w:rFonts w:hint="eastAsia"/>
        </w:rPr>
        <w:t>本章提出的流模型是一个双向可逆的生成式模型，它通过可逆的归一化流</w:t>
      </w:r>
      <w:r>
        <w:rPr>
          <w:rFonts w:hint="eastAsia"/>
        </w:rPr>
        <w:t>(Normalizing flow)</w:t>
      </w:r>
      <w:r>
        <w:rPr>
          <w:rFonts w:hint="eastAsia"/>
        </w:rPr>
        <w:t>可以将任意数据分布</w:t>
      </w:r>
      <w:r>
        <w:rPr>
          <w:rFonts w:hint="eastAsia"/>
        </w:rPr>
        <w:t>P</w:t>
      </w:r>
      <w:r>
        <w:rPr>
          <w:rFonts w:hint="eastAsia"/>
          <w:vertAlign w:val="subscript"/>
        </w:rPr>
        <w:t>y</w:t>
      </w:r>
      <w:r>
        <w:rPr>
          <w:rFonts w:hint="eastAsia"/>
        </w:rPr>
        <w:t>(y)</w:t>
      </w:r>
      <w:r>
        <w:rPr>
          <w:rFonts w:hint="eastAsia"/>
        </w:rPr>
        <w:t>转换成易于处理的基分布</w:t>
      </w:r>
      <w:proofErr w:type="spellStart"/>
      <w:r>
        <w:rPr>
          <w:rFonts w:hint="eastAsia"/>
        </w:rPr>
        <w:t>P</w:t>
      </w:r>
      <w:r>
        <w:rPr>
          <w:rFonts w:hint="eastAsia"/>
          <w:vertAlign w:val="subscript"/>
        </w:rPr>
        <w:t>x</w:t>
      </w:r>
      <w:proofErr w:type="spellEnd"/>
      <w:r>
        <w:rPr>
          <w:rFonts w:hint="eastAsia"/>
        </w:rPr>
        <w:t>(x)</w:t>
      </w:r>
      <w:r>
        <w:rPr>
          <w:rFonts w:hint="eastAsia"/>
        </w:rPr>
        <w:t>。</w:t>
      </w:r>
      <w:r w:rsidRPr="00817528">
        <w:rPr>
          <w:rFonts w:hint="eastAsia"/>
          <w:color w:val="000000" w:themeColor="text1"/>
        </w:rPr>
        <w:t>受</w:t>
      </w:r>
      <w:proofErr w:type="spellStart"/>
      <w:r w:rsidRPr="00817528">
        <w:rPr>
          <w:rFonts w:hint="eastAsia"/>
          <w:color w:val="000000" w:themeColor="text1"/>
        </w:rPr>
        <w:t>FastFlo</w:t>
      </w:r>
      <w:r w:rsidR="00EE5B28">
        <w:rPr>
          <w:rFonts w:hint="eastAsia"/>
          <w:color w:val="000000" w:themeColor="text1"/>
        </w:rPr>
        <w:t>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_Ref202810816 \r \h</w:instrText>
      </w:r>
      <w:r w:rsidR="00EE5B28" w:rsidRPr="00EE5B28">
        <w:rPr>
          <w:color w:val="000000" w:themeColor="text1"/>
          <w:vertAlign w:val="superscript"/>
        </w:rPr>
        <w:instrText xml:space="preserve"> </w:instrText>
      </w:r>
      <w:r w:rsidR="00EE5B28">
        <w:rPr>
          <w:color w:val="000000" w:themeColor="text1"/>
          <w:vertAlign w:val="superscript"/>
        </w:rPr>
        <w:instrText xml:space="preserve"> \* MERGEFORMAT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[20]</w:t>
      </w:r>
      <w:r w:rsidR="00EE5B28" w:rsidRPr="00EE5B28">
        <w:rPr>
          <w:color w:val="000000" w:themeColor="text1"/>
          <w:vertAlign w:val="superscript"/>
        </w:rPr>
        <w:fldChar w:fldCharType="end"/>
      </w:r>
      <w:r w:rsidRPr="00817528">
        <w:rPr>
          <w:rFonts w:hint="eastAsia"/>
          <w:color w:val="000000" w:themeColor="text1"/>
        </w:rPr>
        <w:t>和</w:t>
      </w:r>
      <w:proofErr w:type="spellStart"/>
      <w:r w:rsidRPr="00817528">
        <w:rPr>
          <w:rFonts w:hint="eastAsia"/>
          <w:color w:val="000000" w:themeColor="text1"/>
        </w:rPr>
        <w:t>MSflow</w:t>
      </w:r>
      <w:proofErr w:type="spellEnd"/>
      <w:r w:rsidR="00EE5B28" w:rsidRPr="00EE5B28">
        <w:rPr>
          <w:color w:val="000000" w:themeColor="text1"/>
          <w:vertAlign w:val="superscript"/>
        </w:rPr>
        <w:fldChar w:fldCharType="begin"/>
      </w:r>
      <w:r w:rsidR="00EE5B28" w:rsidRPr="00EE5B28">
        <w:rPr>
          <w:color w:val="000000" w:themeColor="text1"/>
          <w:vertAlign w:val="superscript"/>
        </w:rPr>
        <w:instrText xml:space="preserve"> </w:instrText>
      </w:r>
      <w:r w:rsidR="00EE5B28" w:rsidRPr="00EE5B28">
        <w:rPr>
          <w:rFonts w:hint="eastAsia"/>
          <w:color w:val="000000" w:themeColor="text1"/>
          <w:vertAlign w:val="superscript"/>
        </w:rPr>
        <w:instrText>REF _Ref202810778 \r \h</w:instrText>
      </w:r>
      <w:r w:rsidR="00EE5B28" w:rsidRPr="00EE5B28">
        <w:rPr>
          <w:color w:val="000000" w:themeColor="text1"/>
          <w:vertAlign w:val="superscript"/>
        </w:rPr>
        <w:instrText xml:space="preserve"> </w:instrText>
      </w:r>
      <w:r w:rsidR="00EE5B28" w:rsidRPr="00EE5B28">
        <w:rPr>
          <w:color w:val="000000" w:themeColor="text1"/>
          <w:vertAlign w:val="superscript"/>
        </w:rPr>
      </w:r>
      <w:r w:rsidR="00EE5B28" w:rsidRPr="00EE5B28">
        <w:rPr>
          <w:color w:val="000000" w:themeColor="text1"/>
          <w:vertAlign w:val="superscript"/>
        </w:rPr>
        <w:fldChar w:fldCharType="separate"/>
      </w:r>
      <w:r w:rsidR="00EE5B28" w:rsidRPr="00EE5B28">
        <w:rPr>
          <w:color w:val="000000" w:themeColor="text1"/>
          <w:vertAlign w:val="superscript"/>
        </w:rPr>
        <w:t>[25]</w:t>
      </w:r>
      <w:r w:rsidR="00EE5B28" w:rsidRPr="00EE5B28">
        <w:rPr>
          <w:color w:val="000000" w:themeColor="text1"/>
          <w:vertAlign w:val="superscript"/>
        </w:rPr>
        <w:fldChar w:fldCharType="end"/>
      </w:r>
      <w:r w:rsidR="00EE5B28">
        <w:rPr>
          <w:color w:val="000000" w:themeColor="text1"/>
          <w:vertAlign w:val="superscript"/>
        </w:rPr>
        <w:t xml:space="preserve"> </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_Ref192270166 \r \h</w:instrText>
      </w:r>
      <w:r>
        <w:rPr>
          <w:color w:val="000000" w:themeColor="text1"/>
          <w:vertAlign w:val="superscript"/>
        </w:rPr>
        <w:instrText xml:space="preserve"> </w:instrText>
      </w:r>
      <w:r>
        <w:rPr>
          <w:color w:val="000000" w:themeColor="text1"/>
          <w:vertAlign w:val="superscript"/>
        </w:rPr>
      </w:r>
      <w:r>
        <w:rPr>
          <w:color w:val="000000" w:themeColor="text1"/>
          <w:vertAlign w:val="superscript"/>
        </w:rPr>
        <w:fldChar w:fldCharType="separate"/>
      </w:r>
      <w:r>
        <w:rPr>
          <w:color w:val="000000" w:themeColor="text1"/>
          <w:vertAlign w:val="superscript"/>
        </w:rPr>
        <w:fldChar w:fldCharType="end"/>
      </w:r>
      <w:r w:rsidRPr="00817528">
        <w:rPr>
          <w:rFonts w:hint="eastAsia"/>
          <w:color w:val="000000" w:themeColor="text1"/>
        </w:rPr>
        <w:t>启发</w:t>
      </w:r>
      <w:r>
        <w:rPr>
          <w:rFonts w:hint="eastAsia"/>
        </w:rPr>
        <w:t>，</w:t>
      </w:r>
      <w:r w:rsidRPr="002E229E">
        <w:t>通过</w:t>
      </w:r>
      <w:r>
        <w:rPr>
          <w:rFonts w:hint="eastAsia"/>
        </w:rPr>
        <w:t>多尺度</w:t>
      </w:r>
      <w:r w:rsidRPr="002E229E">
        <w:t>流模型</w:t>
      </w:r>
      <w:r>
        <w:rPr>
          <w:rFonts w:hint="eastAsia"/>
        </w:rPr>
        <w:t>(</w:t>
      </w:r>
      <w:r w:rsidRPr="00F814CC">
        <w:rPr>
          <w:rFonts w:hint="eastAsia"/>
        </w:rPr>
        <w:t>Multi-scale f</w:t>
      </w:r>
      <w:r>
        <w:rPr>
          <w:rFonts w:hint="eastAsia"/>
        </w:rPr>
        <w:t>low</w:t>
      </w:r>
      <w:r w:rsidRPr="00F814CC">
        <w:rPr>
          <w:rFonts w:hint="eastAsia"/>
        </w:rPr>
        <w:t xml:space="preserve"> </w:t>
      </w:r>
      <w:r>
        <w:rPr>
          <w:rFonts w:hint="eastAsia"/>
        </w:rPr>
        <w:t>model)</w:t>
      </w:r>
      <w:r>
        <w:rPr>
          <w:rFonts w:hint="eastAsia"/>
        </w:rPr>
        <w:t>可以构建数据样本</w:t>
      </w:r>
      <w:r w:rsidRPr="005F0811">
        <w:rPr>
          <w:rFonts w:hint="eastAsia"/>
          <w:i/>
          <w:iCs/>
        </w:rPr>
        <w:t>x</w:t>
      </w:r>
      <w:r>
        <w:rPr>
          <w:rFonts w:hint="eastAsia"/>
        </w:rPr>
        <w:t>和</w:t>
      </w:r>
      <w:r w:rsidRPr="005F0811">
        <w:rPr>
          <w:rFonts w:hint="eastAsia"/>
          <w:i/>
          <w:iCs/>
        </w:rPr>
        <w:t>z</w:t>
      </w:r>
      <w:r>
        <w:rPr>
          <w:rFonts w:hint="eastAsia"/>
        </w:rPr>
        <w:t>之间的映射关系。公式如（</w:t>
      </w:r>
      <w:r w:rsidR="00381D55">
        <w:rPr>
          <w:rFonts w:hint="eastAsia"/>
        </w:rPr>
        <w:t>3.</w:t>
      </w:r>
      <w:r>
        <w:rPr>
          <w:rFonts w:hint="eastAsia"/>
        </w:rPr>
        <w:t>1</w:t>
      </w:r>
      <w:r>
        <w:rPr>
          <w:rFonts w:hint="eastAsia"/>
        </w:rPr>
        <w:t>）与（</w:t>
      </w:r>
      <w:r w:rsidR="00381D55">
        <w:rPr>
          <w:rFonts w:hint="eastAsia"/>
        </w:rPr>
        <w:t>3.</w:t>
      </w:r>
      <w:r>
        <w:rPr>
          <w:rFonts w:hint="eastAsia"/>
        </w:rPr>
        <w:t>2</w:t>
      </w:r>
      <w:r>
        <w:rPr>
          <w:rFonts w:hint="eastAsia"/>
        </w:rPr>
        <w:t>）所示：</w:t>
      </w:r>
    </w:p>
    <w:p w14:paraId="48EB99C5" w14:textId="504F3BDC" w:rsidR="005C14B7" w:rsidRDefault="005C14B7" w:rsidP="005C14B7">
      <w:pPr>
        <w:pStyle w:val="MTDisplayEquation"/>
        <w:spacing w:line="240" w:lineRule="auto"/>
      </w:pPr>
      <w:r>
        <w:lastRenderedPageBreak/>
        <w:tab/>
      </w:r>
      <w:r w:rsidRPr="007D13B7">
        <w:rPr>
          <w:position w:val="-10"/>
        </w:rPr>
        <w:object w:dxaOrig="2900" w:dyaOrig="340" w14:anchorId="4CCC4E27">
          <v:shape id="_x0000_i1038" type="#_x0000_t75" style="width:2in;height:14.55pt" o:ole="">
            <v:imagedata r:id="rId42" o:title=""/>
          </v:shape>
          <o:OLEObject Type="Embed" ProgID="Equation.DSMT4" ShapeID="_x0000_i1038" DrawAspect="Content" ObjectID="_1814101266" r:id="rId43"/>
        </w:object>
      </w:r>
      <w:r>
        <w:tab/>
      </w:r>
      <w:r>
        <w:rPr>
          <w:rFonts w:hint="eastAsia"/>
        </w:rPr>
        <w:t>(3.1)</w:t>
      </w:r>
    </w:p>
    <w:p w14:paraId="1176F60F" w14:textId="61EABDCD" w:rsidR="005C14B7" w:rsidRDefault="005C14B7" w:rsidP="005C14B7">
      <w:pPr>
        <w:pStyle w:val="MTDisplayEquation"/>
        <w:spacing w:line="240" w:lineRule="auto"/>
      </w:pPr>
      <w:r>
        <w:tab/>
      </w:r>
      <w:r w:rsidRPr="007D13B7">
        <w:rPr>
          <w:position w:val="-10"/>
        </w:rPr>
        <w:object w:dxaOrig="3300" w:dyaOrig="360" w14:anchorId="54DF02FC">
          <v:shape id="_x0000_i1039" type="#_x0000_t75" style="width:165.8pt;height:14.55pt" o:ole="">
            <v:imagedata r:id="rId44" o:title=""/>
          </v:shape>
          <o:OLEObject Type="Embed" ProgID="Equation.DSMT4" ShapeID="_x0000_i1039" DrawAspect="Content" ObjectID="_1814101267" r:id="rId45"/>
        </w:object>
      </w:r>
      <w:r>
        <w:tab/>
      </w:r>
      <w:r>
        <w:rPr>
          <w:rFonts w:hint="eastAsia"/>
        </w:rPr>
        <w:t>(3.2)</w:t>
      </w:r>
    </w:p>
    <w:p w14:paraId="6765F608" w14:textId="305186CE" w:rsidR="005C14B7" w:rsidRPr="00E02605" w:rsidRDefault="005C14B7" w:rsidP="005C14B7">
      <w:pPr>
        <w:spacing w:line="400" w:lineRule="exact"/>
        <w:ind w:firstLineChars="0" w:firstLine="0"/>
        <w:rPr>
          <w:color w:val="FF0000"/>
        </w:rPr>
      </w:pPr>
      <w:r>
        <w:rPr>
          <w:rFonts w:hint="eastAsia"/>
        </w:rPr>
        <w:t>其中，多尺度流模型</w:t>
      </w:r>
      <w:r>
        <w:rPr>
          <w:rFonts w:hint="eastAsia"/>
        </w:rPr>
        <w:t>flow</w:t>
      </w:r>
      <w:r>
        <w:rPr>
          <w:rFonts w:hint="eastAsia"/>
        </w:rPr>
        <w:t>由多个流模块</w:t>
      </w:r>
      <w:r w:rsidRPr="005F0811">
        <w:rPr>
          <w:rFonts w:hint="eastAsia"/>
          <w:i/>
          <w:iCs/>
        </w:rPr>
        <w:t>K</w:t>
      </w:r>
      <w:r>
        <w:rPr>
          <w:rFonts w:hint="eastAsia"/>
        </w:rPr>
        <w:t>组成，</w:t>
      </w:r>
      <w:r w:rsidRPr="00817528">
        <w:rPr>
          <w:rFonts w:hint="eastAsia"/>
          <w:color w:val="000000" w:themeColor="text1"/>
        </w:rPr>
        <w:t>式中</w:t>
      </w:r>
      <w:r>
        <w:rPr>
          <w:rFonts w:hint="eastAsia"/>
          <w:color w:val="000000" w:themeColor="text1"/>
        </w:rPr>
        <w:t>（</w:t>
      </w:r>
      <w:r>
        <w:rPr>
          <w:rFonts w:hint="eastAsia"/>
          <w:color w:val="000000" w:themeColor="text1"/>
        </w:rPr>
        <w:t>3.1</w:t>
      </w:r>
      <w:r>
        <w:rPr>
          <w:rFonts w:hint="eastAsia"/>
          <w:color w:val="000000" w:themeColor="text1"/>
        </w:rPr>
        <w:t>）</w:t>
      </w:r>
      <w:r w:rsidRPr="00817528">
        <w:rPr>
          <w:rFonts w:hint="eastAsia"/>
          <w:color w:val="000000" w:themeColor="text1"/>
        </w:rPr>
        <w:t>与式</w:t>
      </w:r>
      <w:r>
        <w:rPr>
          <w:rFonts w:hint="eastAsia"/>
          <w:color w:val="000000" w:themeColor="text1"/>
        </w:rPr>
        <w:t>（</w:t>
      </w:r>
      <w:r>
        <w:rPr>
          <w:rFonts w:hint="eastAsia"/>
          <w:color w:val="000000" w:themeColor="text1"/>
        </w:rPr>
        <w:t>3.</w:t>
      </w:r>
      <w:r w:rsidRPr="00817528">
        <w:rPr>
          <w:rFonts w:hint="eastAsia"/>
          <w:color w:val="000000" w:themeColor="text1"/>
        </w:rPr>
        <w:t>2</w:t>
      </w:r>
      <w:r>
        <w:rPr>
          <w:rFonts w:hint="eastAsia"/>
          <w:color w:val="000000" w:themeColor="text1"/>
        </w:rPr>
        <w:t>）</w:t>
      </w:r>
      <w:r w:rsidRPr="00817528">
        <w:rPr>
          <w:rFonts w:hint="eastAsia"/>
          <w:color w:val="000000" w:themeColor="text1"/>
        </w:rPr>
        <w:t>中</w:t>
      </w:r>
      <w:r w:rsidRPr="00817528">
        <w:rPr>
          <w:rFonts w:ascii="宋体" w:hAnsi="宋体"/>
          <w:color w:val="000000" w:themeColor="text1"/>
        </w:rPr>
        <w:sym w:font="Symbol" w:char="F0B0"/>
      </w:r>
      <w:r>
        <w:rPr>
          <w:rFonts w:ascii="宋体" w:hAnsi="宋体" w:hint="eastAsia"/>
        </w:rPr>
        <w:t>代表流模块之间的级联。其中</w:t>
      </w:r>
      <w:r w:rsidRPr="005F0811">
        <w:rPr>
          <w:rFonts w:hint="eastAsia"/>
          <w:i/>
          <w:iCs/>
        </w:rPr>
        <w:t>K</w:t>
      </w:r>
      <w:r>
        <w:rPr>
          <w:rFonts w:ascii="宋体" w:hAnsi="宋体" w:hint="eastAsia"/>
        </w:rPr>
        <w:t>的</w:t>
      </w:r>
      <w:r w:rsidRPr="00817528">
        <w:rPr>
          <w:rFonts w:ascii="宋体" w:hAnsi="宋体" w:hint="eastAsia"/>
          <w:color w:val="000000" w:themeColor="text1"/>
        </w:rPr>
        <w:t>网络结构如图</w:t>
      </w:r>
      <w:r>
        <w:rPr>
          <w:rFonts w:ascii="宋体" w:hAnsi="宋体" w:hint="eastAsia"/>
          <w:color w:val="000000" w:themeColor="text1"/>
        </w:rPr>
        <w:t>3.2</w:t>
      </w:r>
      <w:r w:rsidRPr="00817528">
        <w:rPr>
          <w:rFonts w:ascii="宋体" w:hAnsi="宋体" w:hint="eastAsia"/>
          <w:color w:val="000000" w:themeColor="text1"/>
        </w:rPr>
        <w:t>所示</w:t>
      </w:r>
      <w:r>
        <w:rPr>
          <w:rFonts w:ascii="宋体" w:hAnsi="宋体" w:hint="eastAsia"/>
          <w:color w:val="000000" w:themeColor="text1"/>
        </w:rPr>
        <w:t>。</w:t>
      </w:r>
    </w:p>
    <w:p w14:paraId="4C37431E" w14:textId="709ACB9F" w:rsidR="005C14B7" w:rsidRDefault="005C14B7" w:rsidP="005C14B7">
      <w:pPr>
        <w:spacing w:line="400" w:lineRule="exact"/>
        <w:ind w:firstLine="480"/>
        <w:jc w:val="left"/>
      </w:pPr>
      <w:r>
        <w:rPr>
          <w:rFonts w:hint="eastAsia"/>
        </w:rPr>
        <w:t>流模块</w:t>
      </w:r>
      <w:r w:rsidRPr="005F0811">
        <w:rPr>
          <w:rFonts w:hint="eastAsia"/>
          <w:i/>
          <w:iCs/>
        </w:rPr>
        <w:t>K</w:t>
      </w:r>
      <w:r>
        <w:rPr>
          <w:rFonts w:hint="eastAsia"/>
        </w:rPr>
        <w:t>由两个仿射耦合层组成，运算过程如式（</w:t>
      </w:r>
      <w:r>
        <w:rPr>
          <w:rFonts w:hint="eastAsia"/>
        </w:rPr>
        <w:t>3.3</w:t>
      </w:r>
      <w:r>
        <w:rPr>
          <w:rFonts w:hint="eastAsia"/>
        </w:rPr>
        <w:t>）所示：</w:t>
      </w:r>
    </w:p>
    <w:p w14:paraId="7F16B7C0" w14:textId="4BF20C7F" w:rsidR="005C14B7" w:rsidRDefault="005C14B7" w:rsidP="005C14B7">
      <w:pPr>
        <w:pStyle w:val="MTDisplayEquation"/>
        <w:spacing w:line="240" w:lineRule="auto"/>
      </w:pPr>
      <w:r>
        <w:tab/>
      </w:r>
      <w:r w:rsidRPr="007D13B7">
        <w:rPr>
          <w:position w:val="-84"/>
        </w:rPr>
        <w:object w:dxaOrig="3320" w:dyaOrig="1860" w14:anchorId="62435596">
          <v:shape id="_x0000_i1040" type="#_x0000_t75" style="width:165.8pt;height:93.15pt" o:ole="">
            <v:imagedata r:id="rId46" o:title=""/>
          </v:shape>
          <o:OLEObject Type="Embed" ProgID="Equation.DSMT4" ShapeID="_x0000_i1040" DrawAspect="Content" ObjectID="_1814101268" r:id="rId47"/>
        </w:object>
      </w:r>
      <w:r>
        <w:tab/>
      </w:r>
      <w:r>
        <w:rPr>
          <w:rFonts w:hint="eastAsia"/>
        </w:rPr>
        <w:t>(3.3)</w:t>
      </w:r>
    </w:p>
    <w:p w14:paraId="73BE3691" w14:textId="66484981" w:rsidR="003E2EB2" w:rsidRDefault="003E2EB2" w:rsidP="003E2EB2">
      <w:pPr>
        <w:wordWrap w:val="0"/>
        <w:spacing w:line="400" w:lineRule="exact"/>
        <w:ind w:firstLineChars="0" w:firstLine="0"/>
      </w:pPr>
      <w:r>
        <w:rPr>
          <w:rFonts w:hint="eastAsia"/>
        </w:rPr>
        <w:t>式（</w:t>
      </w:r>
      <w:r>
        <w:rPr>
          <w:rFonts w:hint="eastAsia"/>
        </w:rPr>
        <w:t>3.3</w:t>
      </w:r>
      <w:r>
        <w:rPr>
          <w:rFonts w:hint="eastAsia"/>
        </w:rPr>
        <w:t>）</w:t>
      </w:r>
      <w:r w:rsidRPr="000370DA">
        <w:rPr>
          <w:rFonts w:hint="eastAsia"/>
        </w:rPr>
        <w:t>中</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和</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sub>
        </m:sSub>
        <m:r>
          <m:rPr>
            <m:sty m:val="p"/>
          </m:rPr>
          <w:rPr>
            <w:rFonts w:ascii="Cambria Math" w:hAnsi="Cambria Math"/>
          </w:rPr>
          <m:t>)</m:t>
        </m:r>
      </m:oMath>
      <w:r w:rsidRPr="008F7B91">
        <w:t>是两个神经网络的输出，</w:t>
      </w:r>
      <w:r w:rsidRPr="008F7B91">
        <w:t>split(·)</w:t>
      </w:r>
      <w:r w:rsidRPr="008F7B91">
        <w:t>和</w:t>
      </w:r>
      <w:proofErr w:type="spellStart"/>
      <w:r w:rsidRPr="008F7B91">
        <w:t>concat</w:t>
      </w:r>
      <w:proofErr w:type="spellEnd"/>
      <w:r w:rsidRPr="008F7B91">
        <w:t>(·)</w:t>
      </w:r>
      <w:r w:rsidRPr="000370DA">
        <w:t>函数沿通道维</w:t>
      </w:r>
      <w:proofErr w:type="gramStart"/>
      <w:r w:rsidRPr="000370DA">
        <w:t>度执行</w:t>
      </w:r>
      <w:proofErr w:type="gramEnd"/>
      <w:r w:rsidRPr="000370DA">
        <w:t>拆分和连接操作</w:t>
      </w:r>
      <w:r w:rsidRPr="000370DA">
        <w:rPr>
          <w:rFonts w:hint="eastAsia"/>
        </w:rPr>
        <w:t>，</w:t>
      </w:r>
      <w:r w:rsidRPr="000370DA">
        <w:t>这两个</w:t>
      </w:r>
      <w:r w:rsidRPr="000370DA">
        <w:rPr>
          <w:rFonts w:hint="eastAsia"/>
        </w:rPr>
        <w:t>子网络</w:t>
      </w:r>
      <w:r w:rsidRPr="005F0811">
        <w:rPr>
          <w:i/>
          <w:iCs/>
        </w:rPr>
        <w:t>s(·)</w:t>
      </w:r>
      <w:r w:rsidRPr="008F7B91">
        <w:t>和</w:t>
      </w:r>
      <w:r w:rsidRPr="005F0811">
        <w:rPr>
          <w:i/>
          <w:iCs/>
        </w:rPr>
        <w:t>t(·)</w:t>
      </w:r>
      <w:r w:rsidRPr="000370DA">
        <w:t>采用了全卷积网络，其中</w:t>
      </w:r>
      <w:r w:rsidRPr="000370DA">
        <w:t>3×3</w:t>
      </w:r>
      <w:r w:rsidRPr="000370DA">
        <w:t>卷积和</w:t>
      </w:r>
      <w:r w:rsidRPr="000370DA">
        <w:t>1×1</w:t>
      </w:r>
      <w:r w:rsidRPr="000370DA">
        <w:t>卷积交替出现</w:t>
      </w:r>
      <w:r>
        <w:rPr>
          <w:rFonts w:hint="eastAsia"/>
        </w:rPr>
        <w:t>，以此来</w:t>
      </w:r>
      <w:r w:rsidRPr="000370DA">
        <w:t>保留流模型中的空间信息。</w:t>
      </w:r>
      <w:r>
        <w:rPr>
          <w:rFonts w:hint="eastAsia"/>
        </w:rPr>
        <w:t>此外，</w:t>
      </w:r>
      <w:r w:rsidRPr="00817528">
        <w:rPr>
          <w:rFonts w:hint="eastAsia"/>
          <w:color w:val="000000" w:themeColor="text1"/>
        </w:rPr>
        <w:t>如图</w:t>
      </w:r>
      <w:r>
        <w:rPr>
          <w:rFonts w:hint="eastAsia"/>
          <w:color w:val="000000" w:themeColor="text1"/>
        </w:rPr>
        <w:t>3.1</w:t>
      </w:r>
      <w:r w:rsidRPr="00817528">
        <w:rPr>
          <w:rFonts w:hint="eastAsia"/>
          <w:color w:val="000000" w:themeColor="text1"/>
        </w:rPr>
        <w:t>所示，</w:t>
      </w:r>
      <w:r>
        <w:rPr>
          <w:rFonts w:hint="eastAsia"/>
          <w:color w:val="000000" w:themeColor="text1"/>
        </w:rPr>
        <w:t>本章</w:t>
      </w:r>
      <w:r w:rsidRPr="00817528">
        <w:rPr>
          <w:rFonts w:hint="eastAsia"/>
          <w:color w:val="000000" w:themeColor="text1"/>
        </w:rPr>
        <w:t>将</w:t>
      </w:r>
      <w:r w:rsidRPr="00817528">
        <w:rPr>
          <w:color w:val="000000" w:themeColor="text1"/>
        </w:rPr>
        <w:t>位置编码</w:t>
      </w:r>
      <w:r w:rsidRPr="00817528">
        <w:rPr>
          <w:rFonts w:hint="eastAsia"/>
          <w:color w:val="000000" w:themeColor="text1"/>
        </w:rPr>
        <w:t>(Positional Encoding)</w:t>
      </w:r>
      <w:r w:rsidRPr="00817528">
        <w:rPr>
          <w:color w:val="000000" w:themeColor="text1"/>
        </w:rPr>
        <w:t>插入到流</w:t>
      </w:r>
      <w:r w:rsidRPr="00817528">
        <w:rPr>
          <w:rFonts w:hint="eastAsia"/>
          <w:color w:val="000000" w:themeColor="text1"/>
        </w:rPr>
        <w:t>模块</w:t>
      </w:r>
      <w:r w:rsidRPr="00817528">
        <w:rPr>
          <w:color w:val="000000" w:themeColor="text1"/>
        </w:rPr>
        <w:t>中作为条件</w:t>
      </w:r>
      <w:r w:rsidRPr="00817528">
        <w:rPr>
          <w:rFonts w:hint="eastAsia"/>
          <w:color w:val="000000" w:themeColor="text1"/>
        </w:rPr>
        <w:t>。</w:t>
      </w:r>
      <w:r w:rsidRPr="001E2EA8">
        <w:t>增强</w:t>
      </w:r>
      <w:r>
        <w:rPr>
          <w:rFonts w:hint="eastAsia"/>
        </w:rPr>
        <w:t>多尺度流模型</w:t>
      </w:r>
      <w:r w:rsidRPr="001E2EA8">
        <w:t>对输入数据中位置相关信息的感知能力。</w:t>
      </w:r>
    </w:p>
    <w:p w14:paraId="1A7BFA04" w14:textId="4FABADE0" w:rsidR="003E2EB2" w:rsidRPr="008F7B91" w:rsidRDefault="003E2EB2" w:rsidP="003E2EB2">
      <w:pPr>
        <w:wordWrap w:val="0"/>
        <w:spacing w:line="400" w:lineRule="exact"/>
        <w:ind w:firstLine="480"/>
        <w:textAlignment w:val="center"/>
        <w:rPr>
          <w:color w:val="FF0000"/>
          <w:kern w:val="0"/>
        </w:rPr>
      </w:pPr>
      <w:r w:rsidRPr="008F7B91">
        <w:rPr>
          <w:rFonts w:hint="eastAsia"/>
          <w:color w:val="000000"/>
          <w:kern w:val="0"/>
        </w:rPr>
        <w:t>多尺度流模型网络输出特征可表示为</w:t>
      </w:r>
      <w:r w:rsidRPr="008F7B91">
        <w:object w:dxaOrig="680" w:dyaOrig="360" w14:anchorId="3DF65BAB">
          <v:shape id="_x0000_i1041" type="#_x0000_t75" style="width:36.35pt;height:14.55pt" o:ole="">
            <v:imagedata r:id="rId48" o:title=""/>
          </v:shape>
          <o:OLEObject Type="Embed" ProgID="Equation.DSMT4" ShapeID="_x0000_i1041" DrawAspect="Content" ObjectID="_1814101269" r:id="rId49"/>
        </w:object>
      </w:r>
      <w:r w:rsidRPr="008F7B91">
        <w:rPr>
          <w:rFonts w:hint="eastAsia"/>
          <w:color w:val="000000"/>
          <w:kern w:val="0"/>
        </w:rPr>
        <w:t>，接着通过多尺度融合</w:t>
      </w:r>
      <w:r w:rsidRPr="008F7B91">
        <w:rPr>
          <w:rFonts w:hint="eastAsia"/>
          <w:color w:val="000000"/>
          <w:kern w:val="0"/>
        </w:rPr>
        <w:t>(Multi-scale fusion output)</w:t>
      </w:r>
      <w:r w:rsidRPr="008F7B91">
        <w:rPr>
          <w:rFonts w:hint="eastAsia"/>
          <w:color w:val="000000"/>
          <w:kern w:val="0"/>
        </w:rPr>
        <w:t>操作，输出最终的多尺度融合结果可表示为</w:t>
      </w:r>
      <w:r w:rsidRPr="008F7B91">
        <w:object w:dxaOrig="859" w:dyaOrig="360" w14:anchorId="2F27873D">
          <v:shape id="_x0000_i1042" type="#_x0000_t75" style="width:43.6pt;height:14.55pt" o:ole="">
            <v:imagedata r:id="rId50" o:title=""/>
          </v:shape>
          <o:OLEObject Type="Embed" ProgID="Equation.DSMT4" ShapeID="_x0000_i1042" DrawAspect="Content" ObjectID="_1814101270" r:id="rId51"/>
        </w:object>
      </w:r>
      <w:r w:rsidRPr="008F7B91">
        <w:rPr>
          <w:rFonts w:hint="eastAsia"/>
          <w:color w:val="000000"/>
          <w:kern w:val="0"/>
        </w:rPr>
        <w:t>。</w:t>
      </w:r>
      <w:r w:rsidRPr="008F7B91">
        <w:rPr>
          <w:rFonts w:hint="eastAsia"/>
          <w:color w:val="000000" w:themeColor="text1"/>
          <w:kern w:val="0"/>
        </w:rPr>
        <w:t>与常见的流模型融合不同</w:t>
      </w:r>
      <w:r w:rsidRPr="008F7B91">
        <w:rPr>
          <w:rFonts w:hint="eastAsia"/>
          <w:color w:val="000000"/>
          <w:kern w:val="0"/>
        </w:rPr>
        <w:t>，</w:t>
      </w:r>
      <w:r w:rsidRPr="008F7B91">
        <w:rPr>
          <w:color w:val="000000"/>
          <w:kern w:val="0"/>
        </w:rPr>
        <w:t>后者只在单一的特征图上进行处理</w:t>
      </w:r>
      <w:r w:rsidRPr="008F7B91">
        <w:rPr>
          <w:rFonts w:hint="eastAsia"/>
          <w:color w:val="000000"/>
          <w:kern w:val="0"/>
        </w:rPr>
        <w:t>。提出方法能够同时估计多尺度特征图，</w:t>
      </w:r>
      <w:r w:rsidRPr="008F7B91">
        <w:rPr>
          <w:color w:val="000000"/>
          <w:kern w:val="0"/>
        </w:rPr>
        <w:t>通过在不同尺度间交换捕获的信息，有效地增强了多尺度感知的能力</w:t>
      </w:r>
      <w:r w:rsidRPr="008F7B91">
        <w:rPr>
          <w:rFonts w:hint="eastAsia"/>
          <w:color w:val="000000"/>
          <w:kern w:val="0"/>
        </w:rPr>
        <w:t>。</w:t>
      </w:r>
      <w:r w:rsidRPr="008F7B91">
        <w:rPr>
          <w:color w:val="000000"/>
          <w:kern w:val="0"/>
        </w:rPr>
        <w:t>并在此基础上进行融合，从而提升了多尺度特征的整合效果。</w:t>
      </w:r>
      <w:r w:rsidRPr="008F7B91">
        <w:rPr>
          <w:rFonts w:hint="eastAsia"/>
          <w:color w:val="000000" w:themeColor="text1"/>
          <w:kern w:val="0"/>
        </w:rPr>
        <w:t>多尺度融合输出网络结构图如图</w:t>
      </w:r>
      <w:r>
        <w:rPr>
          <w:rFonts w:hint="eastAsia"/>
          <w:color w:val="000000" w:themeColor="text1"/>
          <w:kern w:val="0"/>
        </w:rPr>
        <w:t>3.3</w:t>
      </w:r>
      <w:r w:rsidRPr="008F7B91">
        <w:rPr>
          <w:rFonts w:hint="eastAsia"/>
          <w:color w:val="000000" w:themeColor="text1"/>
          <w:kern w:val="0"/>
        </w:rPr>
        <w:t>所示。</w:t>
      </w:r>
    </w:p>
    <w:p w14:paraId="25F8342D" w14:textId="77777777" w:rsidR="003E2EB2" w:rsidRDefault="003E2EB2" w:rsidP="003E2EB2">
      <w:pPr>
        <w:wordWrap w:val="0"/>
        <w:spacing w:line="400" w:lineRule="exact"/>
        <w:ind w:firstLineChars="0" w:firstLine="0"/>
      </w:pPr>
    </w:p>
    <w:p w14:paraId="77FC26EC" w14:textId="77777777" w:rsidR="003E2EB2" w:rsidRDefault="003E2EB2" w:rsidP="003E2EB2">
      <w:pPr>
        <w:keepNext/>
        <w:ind w:firstLineChars="0" w:firstLine="0"/>
        <w:jc w:val="center"/>
      </w:pPr>
      <w:r w:rsidRPr="000B5B61">
        <w:rPr>
          <w:noProof/>
        </w:rPr>
        <w:drawing>
          <wp:inline distT="0" distB="0" distL="0" distR="0" wp14:anchorId="3B3C366F" wp14:editId="10012328">
            <wp:extent cx="4717657" cy="1954161"/>
            <wp:effectExtent l="0" t="0" r="6985" b="8255"/>
            <wp:docPr id="2063738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8631" name=""/>
                    <pic:cNvPicPr/>
                  </pic:nvPicPr>
                  <pic:blipFill>
                    <a:blip r:embed="rId52"/>
                    <a:stretch>
                      <a:fillRect/>
                    </a:stretch>
                  </pic:blipFill>
                  <pic:spPr>
                    <a:xfrm>
                      <a:off x="0" y="0"/>
                      <a:ext cx="4730024" cy="1959284"/>
                    </a:xfrm>
                    <a:prstGeom prst="rect">
                      <a:avLst/>
                    </a:prstGeom>
                  </pic:spPr>
                </pic:pic>
              </a:graphicData>
            </a:graphic>
          </wp:inline>
        </w:drawing>
      </w:r>
    </w:p>
    <w:p w14:paraId="37249408" w14:textId="4EDD56AC" w:rsidR="00976BE0" w:rsidRDefault="003E2EB2" w:rsidP="003E2EB2">
      <w:pPr>
        <w:pStyle w:val="ae"/>
        <w:ind w:firstLine="420"/>
        <w:rPr>
          <w:szCs w:val="21"/>
        </w:rPr>
      </w:pPr>
      <w:r w:rsidRPr="003E2EB2">
        <w:rPr>
          <w:rFonts w:hint="eastAsia"/>
        </w:rPr>
        <w:t>图</w:t>
      </w:r>
      <w:r w:rsidRPr="003E2EB2">
        <w:rPr>
          <w:rFonts w:hint="eastAsia"/>
        </w:rPr>
        <w:t xml:space="preserve"> </w:t>
      </w:r>
      <w:r>
        <w:rPr>
          <w:rFonts w:hint="eastAsia"/>
        </w:rPr>
        <w:t xml:space="preserve">3.3 </w:t>
      </w:r>
      <w:r w:rsidRPr="007E3A45">
        <w:rPr>
          <w:rFonts w:hint="eastAsia"/>
          <w:szCs w:val="21"/>
        </w:rPr>
        <w:t>多尺度融合输出网络结构</w:t>
      </w:r>
    </w:p>
    <w:p w14:paraId="3308E680" w14:textId="1F5163F3" w:rsidR="003E2EB2" w:rsidRPr="008F7B91" w:rsidRDefault="003E2EB2" w:rsidP="003E2EB2">
      <w:pPr>
        <w:wordWrap w:val="0"/>
        <w:spacing w:line="400" w:lineRule="exact"/>
        <w:ind w:firstLine="480"/>
        <w:textAlignment w:val="center"/>
      </w:pPr>
      <w:r w:rsidRPr="008F7B91">
        <w:rPr>
          <w:rFonts w:hint="eastAsia"/>
        </w:rPr>
        <w:t>融合网络首先接收来自多尺度的输入特征图</w:t>
      </w:r>
      <w:r w:rsidRPr="008F7B91">
        <w:object w:dxaOrig="660" w:dyaOrig="360" w14:anchorId="5D91C8E8">
          <v:shape id="_x0000_i1043" type="#_x0000_t75" style="width:36.35pt;height:14.55pt" o:ole="">
            <v:imagedata r:id="rId53" o:title=""/>
          </v:shape>
          <o:OLEObject Type="Embed" ProgID="Equation.DSMT4" ShapeID="_x0000_i1043" DrawAspect="Content" ObjectID="_1814101271" r:id="rId54"/>
        </w:object>
      </w:r>
      <w:r w:rsidRPr="008F7B91">
        <w:rPr>
          <w:rFonts w:hint="eastAsia"/>
        </w:rPr>
        <w:t>，并输出融合后的多尺度特征图</w:t>
      </w:r>
      <w:r w:rsidRPr="008F7B91">
        <w:object w:dxaOrig="859" w:dyaOrig="360" w14:anchorId="3CD55388">
          <v:shape id="_x0000_i1044" type="#_x0000_t75" style="width:43.6pt;height:14.55pt" o:ole="">
            <v:imagedata r:id="rId55" o:title=""/>
          </v:shape>
          <o:OLEObject Type="Embed" ProgID="Equation.DSMT4" ShapeID="_x0000_i1044" DrawAspect="Content" ObjectID="_1814101272" r:id="rId56"/>
        </w:object>
      </w:r>
      <w:r w:rsidRPr="008F7B91">
        <w:rPr>
          <w:rFonts w:hint="eastAsia"/>
        </w:rPr>
        <w:t>。</w:t>
      </w:r>
      <w:r w:rsidRPr="008F7B91">
        <w:rPr>
          <w:rFonts w:hint="eastAsia"/>
          <w:color w:val="000000" w:themeColor="text1"/>
        </w:rPr>
        <w:t>在接受输入后，融合网络</w:t>
      </w:r>
      <w:r w:rsidRPr="008F7B91">
        <w:rPr>
          <w:rFonts w:hint="eastAsia"/>
        </w:rPr>
        <w:t>通过</w:t>
      </w:r>
      <w:proofErr w:type="gramStart"/>
      <w:r w:rsidRPr="008F7B91">
        <w:rPr>
          <w:rFonts w:hint="eastAsia"/>
        </w:rPr>
        <w:t>平均池化将</w:t>
      </w:r>
      <w:proofErr w:type="gramEnd"/>
      <w:r w:rsidRPr="008F7B91">
        <w:rPr>
          <w:rFonts w:hint="eastAsia"/>
        </w:rPr>
        <w:t>多尺度输入</w:t>
      </w:r>
      <w:r w:rsidRPr="008F7B91">
        <w:object w:dxaOrig="1359" w:dyaOrig="320" w14:anchorId="5EF26DC8">
          <v:shape id="_x0000_i1045" type="#_x0000_t75" style="width:64.75pt;height:14.55pt" o:ole="">
            <v:imagedata r:id="rId57" o:title=""/>
          </v:shape>
          <o:OLEObject Type="Embed" ProgID="Equation.DSMT4" ShapeID="_x0000_i1045" DrawAspect="Content" ObjectID="_1814101273" r:id="rId58"/>
        </w:object>
      </w:r>
      <w:r w:rsidRPr="008F7B91">
        <w:rPr>
          <w:rFonts w:hint="eastAsia"/>
        </w:rPr>
        <w:t>缩小到最小尺寸，并将它们拼接在一起。接着，</w:t>
      </w:r>
      <w:r w:rsidRPr="008F7B91">
        <w:t>拼接</w:t>
      </w:r>
      <w:r w:rsidRPr="008F7B91">
        <w:rPr>
          <w:rFonts w:hint="eastAsia"/>
        </w:rPr>
        <w:t>后的</w:t>
      </w:r>
      <w:r w:rsidRPr="008F7B91">
        <w:t>特征通过两个卷积层进行</w:t>
      </w:r>
      <w:r w:rsidRPr="008F7B91">
        <w:lastRenderedPageBreak/>
        <w:t>融合，这两个卷积层的卷积核大小分别为</w:t>
      </w:r>
      <w:r w:rsidRPr="008F7B91">
        <w:t>3×3</w:t>
      </w:r>
      <w:r w:rsidRPr="008F7B91">
        <w:t>和</w:t>
      </w:r>
      <w:r w:rsidRPr="008F7B91">
        <w:t>1×1</w:t>
      </w:r>
      <w:r w:rsidRPr="008F7B91">
        <w:t>，用于提取特征并进一步交互</w:t>
      </w:r>
      <w:r w:rsidRPr="008F7B91">
        <w:rPr>
          <w:rFonts w:hint="eastAsia"/>
        </w:rPr>
        <w:t>，该结构</w:t>
      </w:r>
      <w:r w:rsidRPr="008F7B91">
        <w:rPr>
          <w:rFonts w:hint="eastAsia"/>
          <w:color w:val="000000" w:themeColor="text1"/>
        </w:rPr>
        <w:t>类似于式（</w:t>
      </w:r>
      <w:r>
        <w:rPr>
          <w:rFonts w:hint="eastAsia"/>
          <w:color w:val="000000" w:themeColor="text1"/>
        </w:rPr>
        <w:t>3.</w:t>
      </w:r>
      <w:r w:rsidRPr="008F7B91">
        <w:rPr>
          <w:rFonts w:hint="eastAsia"/>
          <w:color w:val="000000" w:themeColor="text1"/>
        </w:rPr>
        <w:t>3</w:t>
      </w:r>
      <w:r w:rsidRPr="008F7B91">
        <w:rPr>
          <w:rFonts w:hint="eastAsia"/>
          <w:color w:val="000000" w:themeColor="text1"/>
        </w:rPr>
        <w:t>）与式（</w:t>
      </w:r>
      <w:r>
        <w:rPr>
          <w:rFonts w:hint="eastAsia"/>
          <w:color w:val="000000" w:themeColor="text1"/>
        </w:rPr>
        <w:t>3.</w:t>
      </w:r>
      <w:r w:rsidRPr="008F7B91">
        <w:rPr>
          <w:rFonts w:hint="eastAsia"/>
          <w:color w:val="000000" w:themeColor="text1"/>
        </w:rPr>
        <w:t>4</w:t>
      </w:r>
      <w:r w:rsidRPr="008F7B91">
        <w:rPr>
          <w:rFonts w:hint="eastAsia"/>
          <w:color w:val="000000" w:themeColor="text1"/>
        </w:rPr>
        <w:t>）中的</w:t>
      </w:r>
      <w:r w:rsidRPr="008F7B91">
        <w:rPr>
          <w:rFonts w:hint="eastAsia"/>
          <w:color w:val="000000" w:themeColor="text1"/>
        </w:rPr>
        <w:t>ST</w:t>
      </w:r>
      <w:r w:rsidRPr="008F7B91">
        <w:rPr>
          <w:rFonts w:hint="eastAsia"/>
          <w:color w:val="000000" w:themeColor="text1"/>
        </w:rPr>
        <w:t>网络</w:t>
      </w:r>
      <w:r w:rsidRPr="008F7B91">
        <w:t>。融合后的单尺度</w:t>
      </w:r>
      <w:proofErr w:type="gramStart"/>
      <w:r w:rsidRPr="008F7B91">
        <w:t>特征图会沿着</w:t>
      </w:r>
      <w:proofErr w:type="gramEnd"/>
      <w:r w:rsidRPr="008F7B91">
        <w:t>通道维度进行分割并重新</w:t>
      </w:r>
      <w:proofErr w:type="gramStart"/>
      <w:r w:rsidRPr="008F7B91">
        <w:t>缩放回多</w:t>
      </w:r>
      <w:proofErr w:type="gramEnd"/>
      <w:r w:rsidRPr="008F7B91">
        <w:t>尺度。最后，融合后的多尺度特征图与其各自的输入一起被加和，得到最终的融合输出</w:t>
      </w:r>
      <w:r w:rsidRPr="008F7B91">
        <w:object w:dxaOrig="859" w:dyaOrig="360" w14:anchorId="156A88A5">
          <v:shape id="_x0000_i1046" type="#_x0000_t75" style="width:43.6pt;height:14.55pt" o:ole="">
            <v:imagedata r:id="rId59" o:title=""/>
          </v:shape>
          <o:OLEObject Type="Embed" ProgID="Equation.DSMT4" ShapeID="_x0000_i1046" DrawAspect="Content" ObjectID="_1814101274" r:id="rId60"/>
        </w:object>
      </w:r>
      <w:r w:rsidRPr="008F7B91">
        <w:rPr>
          <w:rFonts w:hint="eastAsia"/>
        </w:rPr>
        <w:t>。</w:t>
      </w:r>
    </w:p>
    <w:p w14:paraId="66D0E5EC" w14:textId="7909DEF8" w:rsidR="003E2EB2" w:rsidRPr="008F7B91" w:rsidRDefault="003E2EB2" w:rsidP="003E2EB2">
      <w:pPr>
        <w:wordWrap w:val="0"/>
        <w:snapToGrid w:val="0"/>
        <w:spacing w:line="400" w:lineRule="atLeast"/>
        <w:ind w:firstLine="480"/>
        <w:textAlignment w:val="center"/>
      </w:pPr>
      <w:r w:rsidRPr="008F7B91">
        <w:rPr>
          <w:rFonts w:hint="eastAsia"/>
        </w:rPr>
        <w:t>根据</w:t>
      </w:r>
      <w:r w:rsidRPr="008F7B91">
        <w:rPr>
          <w:rFonts w:hint="eastAsia"/>
        </w:rPr>
        <w:t>Normalizing flows</w:t>
      </w:r>
      <w:r w:rsidRPr="008F7B91">
        <w:rPr>
          <w:rFonts w:hint="eastAsia"/>
        </w:rPr>
        <w:t>，输入数据</w:t>
      </w:r>
      <w:r w:rsidRPr="008F7B91">
        <w:rPr>
          <w:rFonts w:hint="eastAsia"/>
        </w:rPr>
        <w:t>x</w:t>
      </w:r>
      <w:r w:rsidRPr="008F7B91">
        <w:rPr>
          <w:rFonts w:hint="eastAsia"/>
        </w:rPr>
        <w:t>的似然表示为</w:t>
      </w:r>
      <w:r w:rsidRPr="008F7B91">
        <w:object w:dxaOrig="2580" w:dyaOrig="440" w14:anchorId="2B92ECC2">
          <v:shape id="_x0000_i1047" type="#_x0000_t75" style="width:129.45pt;height:21.8pt" o:ole="">
            <v:imagedata r:id="rId61" o:title=""/>
          </v:shape>
          <o:OLEObject Type="Embed" ProgID="Equation.DSMT4" ShapeID="_x0000_i1047" DrawAspect="Content" ObjectID="_1814101275" r:id="rId62"/>
        </w:object>
      </w:r>
      <w:r w:rsidRPr="008F7B91">
        <w:rPr>
          <w:rFonts w:hint="eastAsia"/>
        </w:rPr>
        <w:t>，其中</w:t>
      </w:r>
      <w:r w:rsidRPr="008F7B91">
        <w:object w:dxaOrig="1480" w:dyaOrig="660" w14:anchorId="3E91A22C">
          <v:shape id="_x0000_i1048" type="#_x0000_t75" style="width:1in;height:36.35pt" o:ole="">
            <v:imagedata r:id="rId63" o:title=""/>
          </v:shape>
          <o:OLEObject Type="Embed" ProgID="Equation.DSMT4" ShapeID="_x0000_i1048" DrawAspect="Content" ObjectID="_1814101276" r:id="rId64"/>
        </w:object>
      </w:r>
      <w:r w:rsidRPr="008F7B91">
        <w:rPr>
          <w:rFonts w:hint="eastAsia"/>
        </w:rPr>
        <w:t>，</w:t>
      </w:r>
      <w:r w:rsidRPr="008F7B91">
        <w:object w:dxaOrig="480" w:dyaOrig="380" w14:anchorId="740747B3">
          <v:shape id="_x0000_i1049" type="#_x0000_t75" style="width:21.8pt;height:21.8pt" o:ole="">
            <v:imagedata r:id="rId65" o:title=""/>
          </v:shape>
          <o:OLEObject Type="Embed" ProgID="Equation.DSMT4" ShapeID="_x0000_i1049" DrawAspect="Content" ObjectID="_1814101277" r:id="rId66"/>
        </w:object>
      </w:r>
      <w:r w:rsidRPr="008F7B91">
        <w:rPr>
          <w:rFonts w:hint="eastAsia"/>
        </w:rPr>
        <w:t>是流模型</w:t>
      </w:r>
      <w:r w:rsidRPr="008F7B91">
        <w:rPr>
          <w:rFonts w:hint="eastAsia"/>
        </w:rPr>
        <w:t>f</w:t>
      </w:r>
      <w:r w:rsidRPr="008F7B91">
        <w:rPr>
          <w:rFonts w:hint="eastAsia"/>
        </w:rPr>
        <w:t>可逆的雅可比矩阵。</w:t>
      </w:r>
      <w:r w:rsidRPr="008F7B91">
        <w:object w:dxaOrig="760" w:dyaOrig="400" w14:anchorId="56569670">
          <v:shape id="_x0000_i1050" type="#_x0000_t75" style="width:35.65pt;height:21.8pt" o:ole="">
            <v:imagedata r:id="rId67" o:title=""/>
          </v:shape>
          <o:OLEObject Type="Embed" ProgID="Equation.DSMT4" ShapeID="_x0000_i1050" DrawAspect="Content" ObjectID="_1814101278" r:id="rId68"/>
        </w:object>
      </w:r>
      <w:r w:rsidRPr="008F7B91">
        <w:rPr>
          <w:rFonts w:hint="eastAsia"/>
        </w:rPr>
        <w:t>是雅克比矩阵</w:t>
      </w:r>
      <w:r w:rsidRPr="008F7B91">
        <w:rPr>
          <w:rFonts w:hint="eastAsia"/>
        </w:rPr>
        <w:t>J</w:t>
      </w:r>
      <w:r w:rsidRPr="008F7B91">
        <w:rPr>
          <w:rFonts w:hint="eastAsia"/>
        </w:rPr>
        <w:t>行列式的绝对值。因为流模型可以将复杂的数据分布</w:t>
      </w:r>
      <w:r w:rsidRPr="008F7B91">
        <w:object w:dxaOrig="639" w:dyaOrig="340" w14:anchorId="52D61CA1">
          <v:shape id="_x0000_i1051" type="#_x0000_t75" style="width:28.4pt;height:14.55pt" o:ole="">
            <v:imagedata r:id="rId69" o:title=""/>
          </v:shape>
          <o:OLEObject Type="Embed" ProgID="Equation.DSMT4" ShapeID="_x0000_i1051" DrawAspect="Content" ObjectID="_1814101279" r:id="rId70"/>
        </w:object>
      </w:r>
      <w:r w:rsidRPr="008F7B91">
        <w:rPr>
          <w:rFonts w:hint="eastAsia"/>
        </w:rPr>
        <w:t>映射到易于处理的基分布</w:t>
      </w:r>
      <w:r w:rsidRPr="008F7B91">
        <w:object w:dxaOrig="620" w:dyaOrig="340" w14:anchorId="7B153370">
          <v:shape id="_x0000_i1052" type="#_x0000_t75" style="width:28.4pt;height:14.55pt" o:ole="">
            <v:imagedata r:id="rId71" o:title=""/>
          </v:shape>
          <o:OLEObject Type="Embed" ProgID="Equation.DSMT4" ShapeID="_x0000_i1052" DrawAspect="Content" ObjectID="_1814101280" r:id="rId72"/>
        </w:object>
      </w:r>
      <w:r w:rsidRPr="008F7B91">
        <w:rPr>
          <w:rFonts w:hint="eastAsia"/>
        </w:rPr>
        <w:t>上，所以求</w:t>
      </w:r>
      <w:r w:rsidRPr="008F7B91">
        <w:object w:dxaOrig="639" w:dyaOrig="340" w14:anchorId="77633F8D">
          <v:shape id="_x0000_i1053" type="#_x0000_t75" style="width:28.4pt;height:14.55pt" o:ole="">
            <v:imagedata r:id="rId73" o:title=""/>
          </v:shape>
          <o:OLEObject Type="Embed" ProgID="Equation.DSMT4" ShapeID="_x0000_i1053" DrawAspect="Content" ObjectID="_1814101281" r:id="rId74"/>
        </w:object>
      </w:r>
      <w:r w:rsidRPr="008F7B91">
        <w:rPr>
          <w:rFonts w:hint="eastAsia"/>
        </w:rPr>
        <w:t>的最大似然估计可以转换为求</w:t>
      </w:r>
      <w:r w:rsidRPr="008F7B91">
        <w:object w:dxaOrig="620" w:dyaOrig="340" w14:anchorId="358A0BC5">
          <v:shape id="_x0000_i1054" type="#_x0000_t75" style="width:28.4pt;height:14.55pt" o:ole="">
            <v:imagedata r:id="rId71" o:title=""/>
          </v:shape>
          <o:OLEObject Type="Embed" ProgID="Equation.DSMT4" ShapeID="_x0000_i1054" DrawAspect="Content" ObjectID="_1814101282" r:id="rId75"/>
        </w:object>
      </w:r>
      <w:r w:rsidRPr="008F7B91">
        <w:rPr>
          <w:rFonts w:hint="eastAsia"/>
        </w:rPr>
        <w:t>的</w:t>
      </w:r>
      <w:proofErr w:type="gramStart"/>
      <w:r w:rsidRPr="008F7B91">
        <w:t>最小化负对数</w:t>
      </w:r>
      <w:proofErr w:type="gramEnd"/>
      <w:r w:rsidRPr="008F7B91">
        <w:t>似然</w:t>
      </w:r>
      <w:r w:rsidRPr="008F7B91">
        <w:rPr>
          <w:rFonts w:hint="eastAsia"/>
        </w:rPr>
        <w:t>。</w:t>
      </w:r>
      <w:r w:rsidRPr="008F7B91">
        <w:rPr>
          <w:rFonts w:hint="eastAsia"/>
          <w:color w:val="000000" w:themeColor="text1"/>
        </w:rPr>
        <w:t>公式如（</w:t>
      </w:r>
      <w:r>
        <w:rPr>
          <w:rFonts w:hint="eastAsia"/>
          <w:color w:val="000000" w:themeColor="text1"/>
        </w:rPr>
        <w:t>3.</w:t>
      </w:r>
      <w:r w:rsidRPr="008F7B91">
        <w:rPr>
          <w:rFonts w:hint="eastAsia"/>
          <w:color w:val="000000" w:themeColor="text1"/>
        </w:rPr>
        <w:t>4</w:t>
      </w:r>
      <w:r w:rsidRPr="008F7B91">
        <w:rPr>
          <w:rFonts w:hint="eastAsia"/>
          <w:color w:val="000000" w:themeColor="text1"/>
        </w:rPr>
        <w:t>）所示：</w:t>
      </w:r>
    </w:p>
    <w:p w14:paraId="771178C1" w14:textId="4BD8A823" w:rsidR="003E2EB2" w:rsidRDefault="003E2EB2" w:rsidP="003E2EB2">
      <w:pPr>
        <w:pStyle w:val="MTDisplayEquation"/>
        <w:spacing w:line="240" w:lineRule="auto"/>
      </w:pPr>
      <w:r>
        <w:tab/>
      </w:r>
      <w:r w:rsidRPr="007D13B7">
        <w:rPr>
          <w:position w:val="-34"/>
        </w:rPr>
        <w:object w:dxaOrig="4300" w:dyaOrig="800" w14:anchorId="0BF24EAD">
          <v:shape id="_x0000_i1055" type="#_x0000_t75" style="width:3in;height:43.6pt" o:ole="">
            <v:imagedata r:id="rId76" o:title=""/>
          </v:shape>
          <o:OLEObject Type="Embed" ProgID="Equation.DSMT4" ShapeID="_x0000_i1055" DrawAspect="Content" ObjectID="_1814101283" r:id="rId77"/>
        </w:object>
      </w:r>
      <w:r>
        <w:tab/>
      </w:r>
      <w:r>
        <w:rPr>
          <w:rFonts w:hint="eastAsia"/>
        </w:rPr>
        <w:t>(3.4)</w:t>
      </w:r>
    </w:p>
    <w:p w14:paraId="74528523" w14:textId="77777777" w:rsidR="003E2EB2" w:rsidRDefault="003E2EB2" w:rsidP="003E2EB2">
      <w:pPr>
        <w:ind w:firstLineChars="0" w:firstLine="0"/>
        <w:jc w:val="left"/>
      </w:pPr>
      <w:r w:rsidRPr="004B4079">
        <w:rPr>
          <w:rFonts w:hint="eastAsia"/>
          <w:color w:val="000000" w:themeColor="text1"/>
        </w:rPr>
        <w:t>将</w:t>
      </w:r>
      <w:r w:rsidRPr="007D13B7">
        <w:rPr>
          <w:position w:val="-10"/>
        </w:rPr>
        <w:object w:dxaOrig="620" w:dyaOrig="340" w14:anchorId="69C0E89C">
          <v:shape id="_x0000_i1056" type="#_x0000_t75" style="width:28.4pt;height:14.55pt" o:ole="">
            <v:imagedata r:id="rId71" o:title=""/>
          </v:shape>
          <o:OLEObject Type="Embed" ProgID="Equation.DSMT4" ShapeID="_x0000_i1056" DrawAspect="Content" ObjectID="_1814101284" r:id="rId78"/>
        </w:object>
      </w:r>
      <w:r>
        <w:rPr>
          <w:rFonts w:hint="eastAsia"/>
        </w:rPr>
        <w:t>替换成多元高斯分布，则公式可优化为式（</w:t>
      </w:r>
      <w:r>
        <w:rPr>
          <w:rFonts w:hint="eastAsia"/>
        </w:rPr>
        <w:t>4.15</w:t>
      </w:r>
      <w:r>
        <w:rPr>
          <w:rFonts w:hint="eastAsia"/>
        </w:rPr>
        <w:t>）：</w:t>
      </w:r>
    </w:p>
    <w:p w14:paraId="1CCA87D4" w14:textId="3EECB891" w:rsidR="003E2EB2" w:rsidRDefault="003E2EB2" w:rsidP="003E2EB2">
      <w:pPr>
        <w:pStyle w:val="MTDisplayEquation"/>
        <w:spacing w:line="240" w:lineRule="auto"/>
      </w:pPr>
      <w:r>
        <w:tab/>
      </w:r>
      <w:r w:rsidRPr="007D13B7">
        <w:rPr>
          <w:position w:val="-24"/>
        </w:rPr>
        <w:object w:dxaOrig="3940" w:dyaOrig="720" w14:anchorId="28A8977E">
          <v:shape id="_x0000_i1057" type="#_x0000_t75" style="width:194.2pt;height:36.35pt" o:ole="">
            <v:imagedata r:id="rId79" o:title=""/>
          </v:shape>
          <o:OLEObject Type="Embed" ProgID="Equation.DSMT4" ShapeID="_x0000_i1057" DrawAspect="Content" ObjectID="_1814101285" r:id="rId80"/>
        </w:object>
      </w:r>
      <w:r>
        <w:tab/>
      </w:r>
      <w:r>
        <w:rPr>
          <w:rFonts w:hint="eastAsia"/>
        </w:rPr>
        <w:t>(3.5)</w:t>
      </w:r>
    </w:p>
    <w:p w14:paraId="20C98A16" w14:textId="0BBE66A1" w:rsidR="003E2EB2" w:rsidRPr="008F7B91" w:rsidRDefault="003E2EB2" w:rsidP="003E2EB2">
      <w:pPr>
        <w:wordWrap w:val="0"/>
        <w:spacing w:line="400" w:lineRule="exact"/>
        <w:ind w:firstLine="480"/>
        <w:textAlignment w:val="center"/>
      </w:pPr>
      <w:r w:rsidRPr="008F7B91">
        <w:rPr>
          <w:rFonts w:hint="eastAsia"/>
        </w:rPr>
        <w:t>因为提出方法使用提取的特征图作为流模型的输入，所以优化目标变成了求</w:t>
      </w:r>
      <w:r w:rsidRPr="008F7B91">
        <w:object w:dxaOrig="660" w:dyaOrig="340" w14:anchorId="66C8890C">
          <v:shape id="_x0000_i1058" type="#_x0000_t75" style="width:36.35pt;height:14.55pt" o:ole="">
            <v:imagedata r:id="rId81" o:title=""/>
          </v:shape>
          <o:OLEObject Type="Embed" ProgID="Equation.DSMT4" ShapeID="_x0000_i1058" DrawAspect="Content" ObjectID="_1814101286" r:id="rId82"/>
        </w:object>
      </w:r>
      <w:r w:rsidRPr="008F7B91">
        <w:rPr>
          <w:rFonts w:hint="eastAsia"/>
        </w:rPr>
        <w:t>的最大似然问题。提出方法的流模型缺陷检测网络由多尺度流模型和多尺度融合输出组成，其中多尺度流模型包括三个流</w:t>
      </w:r>
      <w:r w:rsidRPr="008F7B91">
        <w:object w:dxaOrig="740" w:dyaOrig="520" w14:anchorId="363E8E1E">
          <v:shape id="_x0000_i1059" type="#_x0000_t75" style="width:36.35pt;height:28.4pt" o:ole="">
            <v:imagedata r:id="rId83" o:title=""/>
          </v:shape>
          <o:OLEObject Type="Embed" ProgID="Equation.DSMT4" ShapeID="_x0000_i1059" DrawAspect="Content" ObjectID="_1814101287" r:id="rId84"/>
        </w:object>
      </w:r>
      <w:r w:rsidRPr="008F7B91">
        <w:rPr>
          <w:rFonts w:hint="eastAsia"/>
        </w:rPr>
        <w:t>，多尺度融合输出则表示为</w:t>
      </w:r>
      <w:r w:rsidRPr="008F7B91">
        <w:object w:dxaOrig="460" w:dyaOrig="340" w14:anchorId="18DED8F0">
          <v:shape id="_x0000_i1060" type="#_x0000_t75" style="width:21.8pt;height:14.55pt" o:ole="">
            <v:imagedata r:id="rId85" o:title=""/>
          </v:shape>
          <o:OLEObject Type="Embed" ProgID="Equation.DSMT4" ShapeID="_x0000_i1060" DrawAspect="Content" ObjectID="_1814101288" r:id="rId86"/>
        </w:object>
      </w:r>
      <w:r w:rsidRPr="008F7B91">
        <w:rPr>
          <w:rFonts w:hint="eastAsia"/>
        </w:rPr>
        <w:t>。根据</w:t>
      </w:r>
      <w:r w:rsidRPr="008F7B91">
        <w:rPr>
          <w:rFonts w:hint="eastAsia"/>
        </w:rPr>
        <w:t>Normalizing flows</w:t>
      </w:r>
      <w:r w:rsidRPr="008F7B91">
        <w:rPr>
          <w:rFonts w:hint="eastAsia"/>
        </w:rPr>
        <w:t>，则可表示为式（</w:t>
      </w:r>
      <w:r>
        <w:rPr>
          <w:rFonts w:hint="eastAsia"/>
        </w:rPr>
        <w:t>3.</w:t>
      </w:r>
      <w:r w:rsidRPr="008F7B91">
        <w:rPr>
          <w:rFonts w:hint="eastAsia"/>
        </w:rPr>
        <w:t>6</w:t>
      </w:r>
      <w:r w:rsidRPr="008F7B91">
        <w:rPr>
          <w:rFonts w:hint="eastAsia"/>
        </w:rPr>
        <w:t>）：</w:t>
      </w:r>
    </w:p>
    <w:p w14:paraId="6EC33F10" w14:textId="40E0E08E" w:rsidR="003E2EB2" w:rsidRDefault="003E2EB2" w:rsidP="003E2EB2">
      <w:pPr>
        <w:pStyle w:val="MTDisplayEquation"/>
        <w:spacing w:line="240" w:lineRule="auto"/>
      </w:pPr>
      <w:r>
        <w:tab/>
      </w:r>
      <w:r w:rsidRPr="007D13B7">
        <w:rPr>
          <w:position w:val="-36"/>
        </w:rPr>
        <w:object w:dxaOrig="3780" w:dyaOrig="840" w14:anchorId="38351FF7">
          <v:shape id="_x0000_i1061" type="#_x0000_t75" style="width:186.95pt;height:43.6pt" o:ole="">
            <v:imagedata r:id="rId87" o:title=""/>
          </v:shape>
          <o:OLEObject Type="Embed" ProgID="Equation.DSMT4" ShapeID="_x0000_i1061" DrawAspect="Content" ObjectID="_1814101289" r:id="rId88"/>
        </w:object>
      </w:r>
      <w:r>
        <w:tab/>
      </w:r>
      <w:r>
        <w:rPr>
          <w:rFonts w:hint="eastAsia"/>
        </w:rPr>
        <w:t>(3.6)</w:t>
      </w:r>
    </w:p>
    <w:p w14:paraId="5357372E" w14:textId="2D0F8E9A" w:rsidR="003E2EB2" w:rsidRPr="008F7B91" w:rsidRDefault="003E2EB2" w:rsidP="003E2EB2">
      <w:pPr>
        <w:wordWrap w:val="0"/>
        <w:ind w:firstLineChars="0" w:firstLine="0"/>
        <w:textAlignment w:val="center"/>
      </w:pPr>
      <w:r w:rsidRPr="008F7B91">
        <w:rPr>
          <w:rFonts w:hint="eastAsia"/>
          <w:color w:val="000000" w:themeColor="text1"/>
        </w:rPr>
        <w:t>根据式（</w:t>
      </w:r>
      <w:r>
        <w:rPr>
          <w:rFonts w:hint="eastAsia"/>
          <w:color w:val="000000" w:themeColor="text1"/>
        </w:rPr>
        <w:t>3.</w:t>
      </w:r>
      <w:r w:rsidRPr="008F7B91">
        <w:rPr>
          <w:rFonts w:hint="eastAsia"/>
          <w:color w:val="000000" w:themeColor="text1"/>
        </w:rPr>
        <w:t>6</w:t>
      </w:r>
      <w:r w:rsidRPr="008F7B91">
        <w:rPr>
          <w:rFonts w:hint="eastAsia"/>
          <w:color w:val="000000" w:themeColor="text1"/>
        </w:rPr>
        <w:t>），则需计算</w:t>
      </w:r>
      <w:r w:rsidRPr="008F7B91">
        <w:object w:dxaOrig="1400" w:dyaOrig="680" w14:anchorId="69182A15">
          <v:shape id="_x0000_i1062" type="#_x0000_t75" style="width:1in;height:36.35pt" o:ole="">
            <v:imagedata r:id="rId89" o:title=""/>
          </v:shape>
          <o:OLEObject Type="Embed" ProgID="Equation.DSMT4" ShapeID="_x0000_i1062" DrawAspect="Content" ObjectID="_1814101290" r:id="rId90"/>
        </w:object>
      </w:r>
      <w:r w:rsidRPr="008F7B91">
        <w:rPr>
          <w:rFonts w:hint="eastAsia"/>
          <w:color w:val="000000" w:themeColor="text1"/>
        </w:rPr>
        <w:t>和</w:t>
      </w:r>
      <w:r w:rsidRPr="008F7B91">
        <w:object w:dxaOrig="1140" w:dyaOrig="480" w14:anchorId="5F136249">
          <v:shape id="_x0000_i1063" type="#_x0000_t75" style="width:57.45pt;height:21.8pt" o:ole="">
            <v:imagedata r:id="rId91" o:title=""/>
          </v:shape>
          <o:OLEObject Type="Embed" ProgID="Equation.DSMT4" ShapeID="_x0000_i1063" DrawAspect="Content" ObjectID="_1814101291" r:id="rId92"/>
        </w:object>
      </w:r>
      <w:r w:rsidRPr="008F7B91">
        <w:rPr>
          <w:rFonts w:hint="eastAsia"/>
          <w:color w:val="000000" w:themeColor="text1"/>
        </w:rPr>
        <w:t>四个雅克比行列式。</w:t>
      </w:r>
      <w:r w:rsidRPr="008F7B91">
        <w:object w:dxaOrig="660" w:dyaOrig="340" w14:anchorId="05AE71A0">
          <v:shape id="_x0000_i1064" type="#_x0000_t75" style="width:36.35pt;height:14.55pt" o:ole="">
            <v:imagedata r:id="rId93" o:title=""/>
          </v:shape>
          <o:OLEObject Type="Embed" ProgID="Equation.DSMT4" ShapeID="_x0000_i1064" DrawAspect="Content" ObjectID="_1814101292" r:id="rId94"/>
        </w:object>
      </w:r>
      <w:r w:rsidRPr="008F7B91">
        <w:rPr>
          <w:rFonts w:hint="eastAsia"/>
        </w:rPr>
        <w:t>的最大似然可以转换为式（</w:t>
      </w:r>
      <w:r>
        <w:rPr>
          <w:rFonts w:hint="eastAsia"/>
        </w:rPr>
        <w:t>3.</w:t>
      </w:r>
      <w:r w:rsidRPr="008F7B91">
        <w:rPr>
          <w:rFonts w:hint="eastAsia"/>
        </w:rPr>
        <w:t>7</w:t>
      </w:r>
      <w:r w:rsidRPr="008F7B91">
        <w:rPr>
          <w:rFonts w:hint="eastAsia"/>
        </w:rPr>
        <w:t>）：</w:t>
      </w:r>
    </w:p>
    <w:p w14:paraId="53ECCEFB" w14:textId="43FC18E7" w:rsidR="003E2EB2" w:rsidRDefault="003E2EB2" w:rsidP="003E2EB2">
      <w:pPr>
        <w:pStyle w:val="MTDisplayEquation"/>
        <w:spacing w:line="240" w:lineRule="auto"/>
      </w:pPr>
      <w:r>
        <w:tab/>
      </w:r>
      <w:r w:rsidRPr="007D13B7">
        <w:rPr>
          <w:position w:val="-74"/>
        </w:rPr>
        <w:object w:dxaOrig="4940" w:dyaOrig="1600" w14:anchorId="1049B835">
          <v:shape id="_x0000_i1065" type="#_x0000_t75" style="width:244.4pt;height:79.25pt" o:ole="">
            <v:imagedata r:id="rId95" o:title=""/>
          </v:shape>
          <o:OLEObject Type="Embed" ProgID="Equation.DSMT4" ShapeID="_x0000_i1065" DrawAspect="Content" ObjectID="_1814101293" r:id="rId96"/>
        </w:object>
      </w:r>
      <w:r>
        <w:tab/>
      </w:r>
      <w:r>
        <w:rPr>
          <w:rFonts w:hint="eastAsia"/>
        </w:rPr>
        <w:t>(3.7)</w:t>
      </w:r>
    </w:p>
    <w:p w14:paraId="3ECD42E8" w14:textId="6540AF1F" w:rsidR="003E2EB2" w:rsidRDefault="003E2EB2" w:rsidP="003E2EB2">
      <w:pPr>
        <w:wordWrap w:val="0"/>
        <w:spacing w:line="400" w:lineRule="exact"/>
        <w:ind w:firstLine="480"/>
      </w:pPr>
      <w:r>
        <w:rPr>
          <w:rFonts w:hint="eastAsia"/>
        </w:rPr>
        <w:t>通过训练无缺陷单帧图像，流模型缺陷检测网络可以将正常数据的特征分布转换为基础分布，每个像素的似然即可表示为式（</w:t>
      </w:r>
      <w:r>
        <w:rPr>
          <w:rFonts w:hint="eastAsia"/>
        </w:rPr>
        <w:t>3.8</w:t>
      </w:r>
      <w:r>
        <w:rPr>
          <w:rFonts w:hint="eastAsia"/>
        </w:rPr>
        <w:t>）：</w:t>
      </w:r>
    </w:p>
    <w:p w14:paraId="638CA24F" w14:textId="76496A80" w:rsidR="003E2EB2" w:rsidRDefault="003E2EB2" w:rsidP="003E2EB2">
      <w:pPr>
        <w:pStyle w:val="MTDisplayEquation"/>
        <w:spacing w:line="240" w:lineRule="auto"/>
      </w:pPr>
      <w:r>
        <w:tab/>
      </w:r>
      <w:r w:rsidRPr="007D13B7">
        <w:rPr>
          <w:position w:val="-24"/>
        </w:rPr>
        <w:object w:dxaOrig="4120" w:dyaOrig="660" w14:anchorId="772C7BC1">
          <v:shape id="_x0000_i1066" type="#_x0000_t75" style="width:209.4pt;height:36.35pt" o:ole="">
            <v:imagedata r:id="rId97" o:title=""/>
          </v:shape>
          <o:OLEObject Type="Embed" ProgID="Equation.DSMT4" ShapeID="_x0000_i1066" DrawAspect="Content" ObjectID="_1814101294" r:id="rId98"/>
        </w:object>
      </w:r>
      <w:r>
        <w:tab/>
      </w:r>
      <w:r>
        <w:rPr>
          <w:rFonts w:hint="eastAsia"/>
        </w:rPr>
        <w:t>(3.8)</w:t>
      </w:r>
    </w:p>
    <w:p w14:paraId="68DCB467" w14:textId="352D7C10" w:rsidR="003E2EB2" w:rsidRPr="008F7B91" w:rsidRDefault="003E2EB2" w:rsidP="003E2EB2">
      <w:pPr>
        <w:spacing w:line="240" w:lineRule="atLeast"/>
        <w:ind w:firstLineChars="0" w:firstLine="0"/>
        <w:textAlignment w:val="center"/>
      </w:pPr>
      <w:r w:rsidRPr="008F7B91">
        <w:rPr>
          <w:rFonts w:hint="eastAsia"/>
        </w:rPr>
        <w:lastRenderedPageBreak/>
        <w:t>其中</w:t>
      </w:r>
      <w:r>
        <w:rPr>
          <w:rFonts w:hint="eastAsia"/>
        </w:rPr>
        <w:t>，</w:t>
      </w:r>
      <w:r w:rsidRPr="008F7B91">
        <w:object w:dxaOrig="1719" w:dyaOrig="400" w14:anchorId="0094854A">
          <v:shape id="_x0000_i1067" type="#_x0000_t75" style="width:86.55pt;height:21.8pt" o:ole="">
            <v:imagedata r:id="rId99" o:title=""/>
          </v:shape>
          <o:OLEObject Type="Embed" ProgID="Equation.DSMT4" ShapeID="_x0000_i1067" DrawAspect="Content" ObjectID="_1814101295" r:id="rId100"/>
        </w:object>
      </w:r>
      <w:r w:rsidRPr="008F7B91">
        <w:rPr>
          <w:rFonts w:hint="eastAsia"/>
        </w:rPr>
        <w:t>表示位于</w:t>
      </w:r>
      <w:r w:rsidRPr="008F7B91">
        <w:rPr>
          <w:rFonts w:hint="eastAsia"/>
        </w:rPr>
        <w:t>(</w:t>
      </w:r>
      <w:r w:rsidRPr="005F0811">
        <w:rPr>
          <w:rFonts w:hint="eastAsia"/>
          <w:i/>
          <w:iCs/>
        </w:rPr>
        <w:t>j</w:t>
      </w:r>
      <w:r w:rsidRPr="005F0811">
        <w:rPr>
          <w:rFonts w:hint="eastAsia"/>
          <w:i/>
          <w:iCs/>
        </w:rPr>
        <w:t>，</w:t>
      </w:r>
      <w:r w:rsidRPr="005F0811">
        <w:rPr>
          <w:rFonts w:hint="eastAsia"/>
          <w:i/>
          <w:iCs/>
        </w:rPr>
        <w:t>k</w:t>
      </w:r>
      <w:r w:rsidRPr="008F7B91">
        <w:rPr>
          <w:rFonts w:hint="eastAsia"/>
        </w:rPr>
        <w:t>)</w:t>
      </w:r>
      <w:r w:rsidRPr="008F7B91">
        <w:rPr>
          <w:rFonts w:hint="eastAsia"/>
        </w:rPr>
        <w:t>位置</w:t>
      </w:r>
      <w:proofErr w:type="gramStart"/>
      <w:r w:rsidRPr="008F7B91">
        <w:rPr>
          <w:rFonts w:hint="eastAsia"/>
        </w:rPr>
        <w:t>像素级</w:t>
      </w:r>
      <w:proofErr w:type="gramEnd"/>
      <w:r w:rsidRPr="008F7B91">
        <w:rPr>
          <w:rFonts w:hint="eastAsia"/>
        </w:rPr>
        <w:t>的雅克比行列式。而提出方法不会独立的估计每个像素的似然。因为</w:t>
      </w:r>
      <w:r w:rsidRPr="008F7B91">
        <w:object w:dxaOrig="1140" w:dyaOrig="340" w14:anchorId="5CCA2A31">
          <v:shape id="_x0000_i1068" type="#_x0000_t75" style="width:57.45pt;height:14.55pt" o:ole="">
            <v:imagedata r:id="rId101" o:title=""/>
          </v:shape>
          <o:OLEObject Type="Embed" ProgID="Equation.DSMT4" ShapeID="_x0000_i1068" DrawAspect="Content" ObjectID="_1814101296" r:id="rId102"/>
        </w:object>
      </w:r>
      <w:r w:rsidRPr="008F7B91">
        <w:rPr>
          <w:rFonts w:hint="eastAsia"/>
        </w:rPr>
        <w:t>与</w:t>
      </w:r>
      <w:r w:rsidRPr="008F7B91">
        <w:object w:dxaOrig="1160" w:dyaOrig="340" w14:anchorId="52C1907D">
          <v:shape id="_x0000_i1069" type="#_x0000_t75" style="width:57.45pt;height:14.55pt" o:ole="">
            <v:imagedata r:id="rId103" o:title=""/>
          </v:shape>
          <o:OLEObject Type="Embed" ProgID="Equation.DSMT4" ShapeID="_x0000_i1069" DrawAspect="Content" ObjectID="_1814101297" r:id="rId104"/>
        </w:object>
      </w:r>
      <w:r w:rsidRPr="008F7B91">
        <w:rPr>
          <w:rFonts w:hint="eastAsia"/>
        </w:rPr>
        <w:t>一对一映射，所以通过直接计算</w:t>
      </w:r>
      <w:r w:rsidRPr="008F7B91">
        <w:object w:dxaOrig="2100" w:dyaOrig="660" w14:anchorId="27E912B5">
          <v:shape id="_x0000_i1070" type="#_x0000_t75" style="width:108.35pt;height:36.35pt" o:ole="">
            <v:imagedata r:id="rId105" o:title=""/>
          </v:shape>
          <o:OLEObject Type="Embed" ProgID="Equation.DSMT4" ShapeID="_x0000_i1070" DrawAspect="Content" ObjectID="_1814101298" r:id="rId106"/>
        </w:object>
      </w:r>
      <w:r w:rsidRPr="008F7B91">
        <w:rPr>
          <w:rFonts w:hint="eastAsia"/>
        </w:rPr>
        <w:t>来</w:t>
      </w:r>
      <w:r w:rsidRPr="008F7B91">
        <w:t>估计整个特征图的似然性</w:t>
      </w:r>
      <w:r w:rsidRPr="008F7B91">
        <w:rPr>
          <w:rFonts w:hint="eastAsia"/>
        </w:rPr>
        <w:t>。在通过多尺度融合网络前，</w:t>
      </w:r>
      <w:r w:rsidRPr="008F7B91">
        <w:t>多尺度似然图通过双线性插值上采样到输入图像大小</w:t>
      </w:r>
      <w:r w:rsidRPr="008F7B91">
        <w:rPr>
          <w:rFonts w:hint="eastAsia"/>
        </w:rPr>
        <w:t>，然后</w:t>
      </w:r>
      <w:r w:rsidRPr="008F7B91">
        <w:t>逐元素</w:t>
      </w:r>
      <w:r w:rsidRPr="008F7B91">
        <w:rPr>
          <w:rFonts w:hint="eastAsia"/>
        </w:rPr>
        <w:t>进行加法</w:t>
      </w:r>
      <w:r w:rsidRPr="008F7B91">
        <w:t>聚合</w:t>
      </w:r>
      <w:r w:rsidRPr="008F7B91">
        <w:rPr>
          <w:rFonts w:hint="eastAsia"/>
        </w:rPr>
        <w:t>。缺陷分数公式如式（</w:t>
      </w:r>
      <w:r>
        <w:rPr>
          <w:rFonts w:hint="eastAsia"/>
        </w:rPr>
        <w:t>3.</w:t>
      </w:r>
      <w:r w:rsidRPr="008F7B91">
        <w:rPr>
          <w:rFonts w:hint="eastAsia"/>
        </w:rPr>
        <w:t>9</w:t>
      </w:r>
      <w:r w:rsidRPr="008F7B91">
        <w:rPr>
          <w:rFonts w:hint="eastAsia"/>
        </w:rPr>
        <w:t>）所示：</w:t>
      </w:r>
    </w:p>
    <w:p w14:paraId="7601CD79" w14:textId="57FFBD2D" w:rsidR="003E2EB2" w:rsidRDefault="003E2EB2" w:rsidP="003E2EB2">
      <w:pPr>
        <w:pStyle w:val="MTDisplayEquation"/>
        <w:spacing w:line="240" w:lineRule="auto"/>
      </w:pPr>
      <w:r>
        <w:tab/>
      </w:r>
      <w:r w:rsidRPr="007D13B7">
        <w:rPr>
          <w:position w:val="-42"/>
        </w:rPr>
        <w:object w:dxaOrig="2120" w:dyaOrig="960" w14:anchorId="337F65FF">
          <v:shape id="_x0000_i1071" type="#_x0000_t75" style="width:108.35pt;height:50.2pt" o:ole="">
            <v:imagedata r:id="rId107" o:title=""/>
          </v:shape>
          <o:OLEObject Type="Embed" ProgID="Equation.DSMT4" ShapeID="_x0000_i1071" DrawAspect="Content" ObjectID="_1814101299" r:id="rId108"/>
        </w:object>
      </w:r>
      <w:r>
        <w:tab/>
      </w:r>
      <w:r>
        <w:rPr>
          <w:rFonts w:hint="eastAsia"/>
        </w:rPr>
        <w:t>(3.9)</w:t>
      </w:r>
    </w:p>
    <w:p w14:paraId="3E34970A" w14:textId="77777777" w:rsidR="003E2EB2" w:rsidRDefault="003E2EB2" w:rsidP="003E2EB2">
      <w:pPr>
        <w:spacing w:line="400" w:lineRule="exact"/>
        <w:ind w:firstLineChars="0" w:firstLine="0"/>
        <w:jc w:val="left"/>
      </w:pPr>
      <w:r>
        <w:rPr>
          <w:rFonts w:hint="eastAsia"/>
        </w:rPr>
        <w:t>其中，</w:t>
      </w:r>
      <w:proofErr w:type="spellStart"/>
      <w:r w:rsidRPr="005F22BF">
        <w:t>S</w:t>
      </w:r>
      <w:r w:rsidRPr="00932D8D">
        <w:rPr>
          <w:vertAlign w:val="subscript"/>
        </w:rPr>
        <w:t>loc</w:t>
      </w:r>
      <w:proofErr w:type="spellEnd"/>
      <w:r>
        <w:rPr>
          <w:rFonts w:hint="eastAsia"/>
        </w:rPr>
        <w:t>则表示为</w:t>
      </w:r>
      <w:proofErr w:type="gramStart"/>
      <w:r>
        <w:rPr>
          <w:rFonts w:hint="eastAsia"/>
        </w:rPr>
        <w:t>像素级</w:t>
      </w:r>
      <w:proofErr w:type="gramEnd"/>
      <w:r>
        <w:rPr>
          <w:rFonts w:hint="eastAsia"/>
        </w:rPr>
        <w:t>的缺陷分数，其值越大表示缺陷的可能性越高。</w:t>
      </w:r>
    </w:p>
    <w:p w14:paraId="0E65A24F" w14:textId="1BE9E5BF" w:rsidR="003E2EB2" w:rsidRDefault="003E2EB2" w:rsidP="00381D55">
      <w:pPr>
        <w:wordWrap w:val="0"/>
        <w:spacing w:line="400" w:lineRule="exact"/>
        <w:ind w:firstLine="480"/>
      </w:pPr>
      <w:r>
        <w:rPr>
          <w:rFonts w:hint="eastAsia"/>
        </w:rPr>
        <w:t>最后通过计算每帧的全局缺陷分数形成标量序列</w:t>
      </w:r>
      <w:r w:rsidRPr="007D13B7">
        <w:rPr>
          <w:position w:val="-14"/>
        </w:rPr>
        <w:object w:dxaOrig="1980" w:dyaOrig="400" w14:anchorId="3978C2FA">
          <v:shape id="_x0000_i1072" type="#_x0000_t75" style="width:100.4pt;height:21.8pt" o:ole="">
            <v:imagedata r:id="rId109" o:title=""/>
          </v:shape>
          <o:OLEObject Type="Embed" ProgID="Equation.DSMT4" ShapeID="_x0000_i1072" DrawAspect="Content" ObjectID="_1814101300" r:id="rId110"/>
        </w:object>
      </w:r>
      <w:r>
        <w:rPr>
          <w:rFonts w:hint="eastAsia"/>
        </w:rPr>
        <w:t>，将其输入</w:t>
      </w:r>
      <w:r>
        <w:rPr>
          <w:rFonts w:hint="eastAsia"/>
        </w:rPr>
        <w:t>Transformer</w:t>
      </w:r>
      <w:r>
        <w:rPr>
          <w:rFonts w:hint="eastAsia"/>
        </w:rPr>
        <w:t>。为</w:t>
      </w:r>
      <w:r>
        <w:t>T</w:t>
      </w:r>
      <w:r>
        <w:rPr>
          <w:rFonts w:hint="eastAsia"/>
        </w:rPr>
        <w:t>ransformer</w:t>
      </w:r>
      <w:r>
        <w:rPr>
          <w:rFonts w:hint="eastAsia"/>
        </w:rPr>
        <w:t>添加位置编码，标记</w:t>
      </w:r>
      <w:proofErr w:type="gramStart"/>
      <w:r>
        <w:rPr>
          <w:rFonts w:hint="eastAsia"/>
        </w:rPr>
        <w:t>帧</w:t>
      </w:r>
      <w:proofErr w:type="gramEnd"/>
      <w:r>
        <w:rPr>
          <w:rFonts w:hint="eastAsia"/>
        </w:rPr>
        <w:t>顺序。通过掩码确保预测第</w:t>
      </w:r>
      <w:r>
        <w:rPr>
          <w:rFonts w:hint="eastAsia"/>
        </w:rPr>
        <w:t>t</w:t>
      </w:r>
      <w:proofErr w:type="gramStart"/>
      <w:r>
        <w:rPr>
          <w:rFonts w:hint="eastAsia"/>
        </w:rPr>
        <w:t>帧时依赖</w:t>
      </w:r>
      <w:proofErr w:type="gramEnd"/>
      <w:r>
        <w:rPr>
          <w:rFonts w:hint="eastAsia"/>
        </w:rPr>
        <w:t>前</w:t>
      </w:r>
      <w:r>
        <w:rPr>
          <w:rFonts w:hint="eastAsia"/>
        </w:rPr>
        <w:t>t-1</w:t>
      </w:r>
      <w:r>
        <w:rPr>
          <w:rFonts w:hint="eastAsia"/>
        </w:rPr>
        <w:t>帧。通过多头自注意力</w:t>
      </w:r>
      <w:proofErr w:type="gramStart"/>
      <w:r>
        <w:rPr>
          <w:rFonts w:hint="eastAsia"/>
        </w:rPr>
        <w:t>建模帧间依赖</w:t>
      </w:r>
      <w:proofErr w:type="gramEnd"/>
      <w:r>
        <w:rPr>
          <w:rFonts w:hint="eastAsia"/>
        </w:rPr>
        <w:t>，捕捉连续缺陷模式。这样</w:t>
      </w:r>
      <w:proofErr w:type="gramStart"/>
      <w:r w:rsidRPr="001B6BB3">
        <w:t>若某帧分数</w:t>
      </w:r>
      <w:proofErr w:type="gramEnd"/>
      <w:r w:rsidRPr="001B6BB3">
        <w:t>突增，但前后</w:t>
      </w:r>
      <w:proofErr w:type="gramStart"/>
      <w:r w:rsidRPr="001B6BB3">
        <w:t>帧</w:t>
      </w:r>
      <w:proofErr w:type="gramEnd"/>
      <w:r w:rsidRPr="001B6BB3">
        <w:t>正常，</w:t>
      </w:r>
      <w:r w:rsidRPr="001B6BB3">
        <w:t>Transformer</w:t>
      </w:r>
      <w:r w:rsidRPr="001B6BB3">
        <w:t>可抑制此类</w:t>
      </w:r>
      <w:r>
        <w:rPr>
          <w:rFonts w:hint="eastAsia"/>
        </w:rPr>
        <w:t>误检</w:t>
      </w:r>
      <w:r w:rsidRPr="001B6BB3">
        <w:t>。</w:t>
      </w:r>
      <w:r>
        <w:rPr>
          <w:rFonts w:hint="eastAsia"/>
        </w:rPr>
        <w:t>最后</w:t>
      </w:r>
      <w:r w:rsidRPr="0075348E">
        <w:t>将</w:t>
      </w:r>
      <w:r w:rsidRPr="0075348E">
        <w:t>Transformer</w:t>
      </w:r>
      <w:r w:rsidRPr="0075348E">
        <w:t>的输出结果进行合并，最终生成标注了缺陷区域的视频输出。</w:t>
      </w:r>
    </w:p>
    <w:p w14:paraId="4B530A5B" w14:textId="3A9B7C4A" w:rsidR="003E2EB2" w:rsidRDefault="003E2EB2" w:rsidP="003E2EB2">
      <w:pPr>
        <w:pStyle w:val="2"/>
        <w:ind w:firstLine="560"/>
        <w:rPr>
          <w:rFonts w:hint="eastAsia"/>
        </w:rPr>
      </w:pPr>
      <w:r>
        <w:rPr>
          <w:rFonts w:hint="eastAsia"/>
        </w:rPr>
        <w:t>4</w:t>
      </w:r>
      <w:r>
        <w:rPr>
          <w:rFonts w:hint="eastAsia"/>
        </w:rPr>
        <w:t>实验与分析</w:t>
      </w:r>
    </w:p>
    <w:p w14:paraId="635CF332" w14:textId="274BE598" w:rsidR="003E2EB2" w:rsidRDefault="003E2EB2" w:rsidP="00081E08">
      <w:pPr>
        <w:pStyle w:val="3"/>
        <w:ind w:firstLine="560"/>
      </w:pPr>
      <w:r>
        <w:rPr>
          <w:rFonts w:hint="eastAsia"/>
        </w:rPr>
        <w:t>4.1</w:t>
      </w:r>
      <w:r>
        <w:rPr>
          <w:rFonts w:hint="eastAsia"/>
        </w:rPr>
        <w:t>实验设置</w:t>
      </w:r>
      <w:ins w:id="78" w:author="MaTian" w:date="2025-07-12T22:56:00Z" w16du:dateUtc="2025-07-12T14:56:00Z">
        <w:r w:rsidR="00F678E4">
          <w:rPr>
            <w:rFonts w:hint="eastAsia"/>
          </w:rPr>
          <w:t>和数据集</w:t>
        </w:r>
      </w:ins>
    </w:p>
    <w:p w14:paraId="75273E5D" w14:textId="77777777" w:rsidR="00081E08" w:rsidRPr="009115C5" w:rsidRDefault="00081E08" w:rsidP="00081E08">
      <w:pPr>
        <w:wordWrap w:val="0"/>
        <w:spacing w:line="400" w:lineRule="exact"/>
        <w:ind w:firstLine="480"/>
        <w:rPr>
          <w:bCs/>
          <w:szCs w:val="32"/>
        </w:rPr>
      </w:pPr>
      <w:r w:rsidRPr="009115C5">
        <w:rPr>
          <w:bCs/>
          <w:szCs w:val="32"/>
        </w:rPr>
        <w:t>实验</w:t>
      </w:r>
      <w:r w:rsidRPr="009115C5">
        <w:rPr>
          <w:rFonts w:hint="eastAsia"/>
          <w:bCs/>
          <w:szCs w:val="32"/>
        </w:rPr>
        <w:t>在</w:t>
      </w:r>
      <w:r>
        <w:rPr>
          <w:rFonts w:hint="eastAsia"/>
          <w:bCs/>
          <w:szCs w:val="32"/>
        </w:rPr>
        <w:t>两种环境下进行，分别为：</w:t>
      </w:r>
      <w:r w:rsidRPr="009115C5">
        <w:rPr>
          <w:bCs/>
          <w:szCs w:val="32"/>
        </w:rPr>
        <w:t>Linux ubuntu 4.15.0</w:t>
      </w:r>
      <w:r>
        <w:rPr>
          <w:rFonts w:hint="eastAsia"/>
          <w:bCs/>
          <w:szCs w:val="32"/>
        </w:rPr>
        <w:t>操作</w:t>
      </w:r>
      <w:r w:rsidRPr="009115C5">
        <w:rPr>
          <w:bCs/>
          <w:szCs w:val="32"/>
        </w:rPr>
        <w:t>系统，</w:t>
      </w:r>
      <w:r w:rsidRPr="009115C5">
        <w:rPr>
          <w:bCs/>
          <w:szCs w:val="32"/>
        </w:rPr>
        <w:t>CPU</w:t>
      </w:r>
      <w:r w:rsidRPr="009115C5">
        <w:rPr>
          <w:bCs/>
          <w:szCs w:val="32"/>
        </w:rPr>
        <w:t>为</w:t>
      </w:r>
      <w:r w:rsidRPr="009115C5">
        <w:rPr>
          <w:bCs/>
          <w:szCs w:val="32"/>
        </w:rPr>
        <w:t>Intel(R)Xeon(R) Gold 6248R CPU @ 3.00GHz</w:t>
      </w:r>
      <w:r w:rsidRPr="009115C5">
        <w:rPr>
          <w:bCs/>
          <w:szCs w:val="32"/>
        </w:rPr>
        <w:t>，</w:t>
      </w:r>
      <w:r w:rsidRPr="009115C5">
        <w:rPr>
          <w:bCs/>
          <w:szCs w:val="32"/>
        </w:rPr>
        <w:t>GPU</w:t>
      </w:r>
      <w:r w:rsidRPr="009115C5">
        <w:rPr>
          <w:bCs/>
          <w:szCs w:val="32"/>
        </w:rPr>
        <w:t>采用</w:t>
      </w:r>
      <w:r w:rsidRPr="009115C5">
        <w:rPr>
          <w:bCs/>
          <w:szCs w:val="32"/>
        </w:rPr>
        <w:t>NVIDIA Corporation GP100GL[Tesla P100 PCIe 16GB]</w:t>
      </w:r>
      <w:r w:rsidRPr="009115C5">
        <w:rPr>
          <w:bCs/>
          <w:szCs w:val="32"/>
        </w:rPr>
        <w:t>进行加速运算</w:t>
      </w:r>
      <w:r>
        <w:rPr>
          <w:rFonts w:hint="eastAsia"/>
          <w:bCs/>
          <w:szCs w:val="32"/>
        </w:rPr>
        <w:t>；</w:t>
      </w:r>
      <w:r>
        <w:rPr>
          <w:rFonts w:hint="eastAsia"/>
          <w:bCs/>
          <w:szCs w:val="32"/>
        </w:rPr>
        <w:t>Windows11</w:t>
      </w:r>
      <w:r>
        <w:rPr>
          <w:rFonts w:hint="eastAsia"/>
          <w:bCs/>
          <w:szCs w:val="32"/>
        </w:rPr>
        <w:t>操作系统，</w:t>
      </w:r>
      <w:r>
        <w:rPr>
          <w:rFonts w:hint="eastAsia"/>
          <w:bCs/>
          <w:szCs w:val="32"/>
        </w:rPr>
        <w:t>CPU</w:t>
      </w:r>
      <w:r>
        <w:rPr>
          <w:rFonts w:hint="eastAsia"/>
          <w:bCs/>
          <w:szCs w:val="32"/>
        </w:rPr>
        <w:t>为</w:t>
      </w:r>
      <w:r w:rsidRPr="00C17C62">
        <w:rPr>
          <w:bCs/>
          <w:szCs w:val="32"/>
        </w:rPr>
        <w:t>Intel(R) Core(TM) i7-10700K</w:t>
      </w:r>
      <w:r>
        <w:rPr>
          <w:rFonts w:hint="eastAsia"/>
          <w:bCs/>
          <w:szCs w:val="32"/>
        </w:rPr>
        <w:t>，</w:t>
      </w:r>
      <w:r>
        <w:rPr>
          <w:rFonts w:hint="eastAsia"/>
          <w:bCs/>
          <w:szCs w:val="32"/>
        </w:rPr>
        <w:t>GPU</w:t>
      </w:r>
      <w:r>
        <w:rPr>
          <w:rFonts w:hint="eastAsia"/>
          <w:bCs/>
          <w:szCs w:val="32"/>
        </w:rPr>
        <w:t>采用</w:t>
      </w:r>
      <w:r w:rsidRPr="00C17C62">
        <w:rPr>
          <w:bCs/>
          <w:szCs w:val="32"/>
        </w:rPr>
        <w:t>Nvidia RTX 3060</w:t>
      </w:r>
      <w:r>
        <w:rPr>
          <w:rFonts w:hint="eastAsia"/>
          <w:bCs/>
          <w:szCs w:val="32"/>
        </w:rPr>
        <w:t>进行加速运算</w:t>
      </w:r>
      <w:r w:rsidRPr="009115C5">
        <w:rPr>
          <w:bCs/>
          <w:szCs w:val="32"/>
        </w:rPr>
        <w:t>。实验选择</w:t>
      </w:r>
      <w:proofErr w:type="spellStart"/>
      <w:r w:rsidRPr="009115C5">
        <w:rPr>
          <w:bCs/>
          <w:szCs w:val="32"/>
        </w:rPr>
        <w:t>Pytorch</w:t>
      </w:r>
      <w:proofErr w:type="spellEnd"/>
      <w:r w:rsidRPr="009115C5">
        <w:rPr>
          <w:bCs/>
          <w:szCs w:val="32"/>
        </w:rPr>
        <w:t>框架作为实验的训练模型，学习</w:t>
      </w:r>
      <w:proofErr w:type="gramStart"/>
      <w:r w:rsidRPr="009115C5">
        <w:rPr>
          <w:bCs/>
          <w:szCs w:val="32"/>
        </w:rPr>
        <w:t>率设置</w:t>
      </w:r>
      <w:proofErr w:type="gramEnd"/>
      <w:r w:rsidRPr="009115C5">
        <w:rPr>
          <w:bCs/>
          <w:szCs w:val="32"/>
        </w:rPr>
        <w:t>为</w:t>
      </w:r>
      <w:r w:rsidRPr="009115C5">
        <w:rPr>
          <w:bCs/>
          <w:szCs w:val="32"/>
        </w:rPr>
        <w:t>1e-3</w:t>
      </w:r>
      <w:r w:rsidRPr="009115C5">
        <w:rPr>
          <w:bCs/>
          <w:szCs w:val="32"/>
        </w:rPr>
        <w:t>，</w:t>
      </w:r>
      <w:proofErr w:type="gramStart"/>
      <w:r w:rsidRPr="009115C5">
        <w:rPr>
          <w:bCs/>
          <w:szCs w:val="32"/>
        </w:rPr>
        <w:t>批大小</w:t>
      </w:r>
      <w:proofErr w:type="gramEnd"/>
      <w:r w:rsidRPr="009115C5">
        <w:rPr>
          <w:bCs/>
          <w:szCs w:val="32"/>
        </w:rPr>
        <w:t>设为</w:t>
      </w:r>
      <w:r w:rsidRPr="009115C5">
        <w:rPr>
          <w:bCs/>
          <w:szCs w:val="32"/>
        </w:rPr>
        <w:t>4</w:t>
      </w:r>
      <w:r w:rsidRPr="009115C5">
        <w:rPr>
          <w:bCs/>
          <w:szCs w:val="32"/>
        </w:rPr>
        <w:t>，权值衰减为</w:t>
      </w:r>
      <w:r w:rsidRPr="009115C5">
        <w:rPr>
          <w:bCs/>
          <w:szCs w:val="32"/>
        </w:rPr>
        <w:t>5e-4</w:t>
      </w:r>
      <w:r w:rsidRPr="009115C5">
        <w:rPr>
          <w:bCs/>
          <w:szCs w:val="32"/>
        </w:rPr>
        <w:t>，迭代次数为</w:t>
      </w:r>
      <w:r>
        <w:rPr>
          <w:rFonts w:hint="eastAsia"/>
          <w:bCs/>
          <w:szCs w:val="32"/>
        </w:rPr>
        <w:t>100</w:t>
      </w:r>
      <w:r w:rsidRPr="009115C5">
        <w:rPr>
          <w:bCs/>
          <w:szCs w:val="32"/>
        </w:rPr>
        <w:t>次</w:t>
      </w:r>
      <w:r w:rsidRPr="009115C5">
        <w:rPr>
          <w:rFonts w:hint="eastAsia"/>
          <w:bCs/>
          <w:szCs w:val="32"/>
        </w:rPr>
        <w:t>。其中特征提取网络选择</w:t>
      </w:r>
      <w:r w:rsidRPr="009115C5">
        <w:rPr>
          <w:rFonts w:hint="eastAsia"/>
          <w:bCs/>
          <w:szCs w:val="32"/>
        </w:rPr>
        <w:t>ResNet50</w:t>
      </w:r>
      <w:r w:rsidRPr="009115C5">
        <w:rPr>
          <w:rFonts w:hint="eastAsia"/>
          <w:bCs/>
          <w:szCs w:val="32"/>
        </w:rPr>
        <w:t>，并且只采取前三层特征。在学习</w:t>
      </w:r>
      <w:r w:rsidRPr="009115C5">
        <w:rPr>
          <w:rFonts w:hint="eastAsia"/>
          <w:bCs/>
          <w:szCs w:val="32"/>
        </w:rPr>
        <w:t>VFE</w:t>
      </w:r>
      <w:r w:rsidRPr="009115C5">
        <w:rPr>
          <w:rFonts w:hint="eastAsia"/>
          <w:bCs/>
          <w:szCs w:val="32"/>
        </w:rPr>
        <w:t>的图像增强曲线时，迭代次数</w:t>
      </w:r>
      <w:r>
        <w:rPr>
          <w:rFonts w:hint="eastAsia"/>
          <w:bCs/>
          <w:szCs w:val="32"/>
        </w:rPr>
        <w:t>n</w:t>
      </w:r>
      <w:r w:rsidRPr="009115C5">
        <w:rPr>
          <w:rFonts w:hint="eastAsia"/>
          <w:bCs/>
          <w:szCs w:val="32"/>
        </w:rPr>
        <w:t>从</w:t>
      </w:r>
      <w:r w:rsidRPr="009115C5">
        <w:rPr>
          <w:rFonts w:hint="eastAsia"/>
          <w:bCs/>
          <w:szCs w:val="32"/>
        </w:rPr>
        <w:t>1-10</w:t>
      </w:r>
      <w:r w:rsidRPr="009115C5">
        <w:rPr>
          <w:rFonts w:hint="eastAsia"/>
          <w:bCs/>
          <w:szCs w:val="32"/>
        </w:rPr>
        <w:t>依次训练，寻找符合增强矿井图片的迭代次数。</w:t>
      </w:r>
      <w:r w:rsidRPr="009115C5">
        <w:rPr>
          <w:rFonts w:hint="eastAsia"/>
          <w:bCs/>
          <w:szCs w:val="32"/>
        </w:rPr>
        <w:t>SFIID</w:t>
      </w:r>
      <w:r w:rsidRPr="009115C5">
        <w:rPr>
          <w:rFonts w:hint="eastAsia"/>
          <w:bCs/>
          <w:szCs w:val="32"/>
        </w:rPr>
        <w:t>中的内容损失函数</w:t>
      </w:r>
      <w:r w:rsidRPr="009115C5">
        <w:rPr>
          <w:rFonts w:hint="eastAsia"/>
          <w:bCs/>
          <w:szCs w:val="32"/>
        </w:rPr>
        <w:sym w:font="Symbol" w:char="F06C"/>
      </w:r>
      <w:r w:rsidRPr="009115C5">
        <w:rPr>
          <w:rFonts w:hint="eastAsia"/>
          <w:bCs/>
          <w:szCs w:val="32"/>
        </w:rPr>
        <w:t>=100</w:t>
      </w:r>
      <w:r w:rsidRPr="009115C5">
        <w:rPr>
          <w:rFonts w:hint="eastAsia"/>
          <w:bCs/>
          <w:szCs w:val="32"/>
        </w:rPr>
        <w:t>。在使用多尺度特征金字塔时</w:t>
      </w:r>
      <w:r w:rsidRPr="009115C5">
        <w:rPr>
          <w:rFonts w:hint="eastAsia"/>
          <w:bCs/>
          <w:szCs w:val="32"/>
        </w:rPr>
        <w:t>L</w:t>
      </w:r>
      <w:r w:rsidRPr="009115C5">
        <w:rPr>
          <w:rFonts w:hint="eastAsia"/>
          <w:bCs/>
          <w:szCs w:val="32"/>
        </w:rPr>
        <w:t>设置为</w:t>
      </w:r>
      <w:r w:rsidRPr="009115C5">
        <w:rPr>
          <w:rFonts w:hint="eastAsia"/>
          <w:bCs/>
          <w:szCs w:val="32"/>
        </w:rPr>
        <w:t>3</w:t>
      </w:r>
      <w:r w:rsidRPr="009115C5">
        <w:rPr>
          <w:rFonts w:hint="eastAsia"/>
          <w:bCs/>
          <w:szCs w:val="32"/>
        </w:rPr>
        <w:t>。</w:t>
      </w:r>
    </w:p>
    <w:p w14:paraId="3BDADC7D" w14:textId="77777777" w:rsidR="00081E08" w:rsidRDefault="00081E08" w:rsidP="00081E08">
      <w:pPr>
        <w:spacing w:line="400" w:lineRule="exact"/>
        <w:ind w:firstLine="480"/>
      </w:pPr>
      <w:r w:rsidRPr="009115C5">
        <w:rPr>
          <w:rFonts w:hint="eastAsia"/>
          <w:bCs/>
          <w:szCs w:val="32"/>
        </w:rPr>
        <w:t>因为矿井提升机是井下运输的重要组成部分，一旦钢丝绳出现异常，不论缺陷大小，会立即进行撤换，所以很难采集到真实的矿井数据。目前也没有针对钢丝绳视频缺陷检测的公共数据集，所以本次模拟</w:t>
      </w:r>
      <w:r>
        <w:rPr>
          <w:rFonts w:hint="eastAsia"/>
          <w:bCs/>
          <w:szCs w:val="32"/>
        </w:rPr>
        <w:t>环境按照</w:t>
      </w:r>
      <w:r w:rsidRPr="009115C5">
        <w:rPr>
          <w:rFonts w:hint="eastAsia"/>
          <w:bCs/>
          <w:szCs w:val="32"/>
        </w:rPr>
        <w:t>矿井实际工况</w:t>
      </w:r>
      <w:r>
        <w:rPr>
          <w:rFonts w:hint="eastAsia"/>
          <w:bCs/>
          <w:szCs w:val="32"/>
        </w:rPr>
        <w:t>进行</w:t>
      </w:r>
      <w:r w:rsidRPr="009115C5">
        <w:rPr>
          <w:rFonts w:hint="eastAsia"/>
          <w:bCs/>
          <w:szCs w:val="32"/>
        </w:rPr>
        <w:t>搭建。</w:t>
      </w:r>
      <w:r w:rsidRPr="008159E2">
        <w:t>钢丝绳选用了符合国标的</w:t>
      </w:r>
      <w:r w:rsidRPr="008159E2">
        <w:t>304</w:t>
      </w:r>
      <w:r w:rsidRPr="008159E2">
        <w:t>不锈钢材料，采用</w:t>
      </w:r>
      <w:r w:rsidRPr="008159E2">
        <w:t>7</w:t>
      </w:r>
      <w:r>
        <w:rPr>
          <w:rFonts w:hint="eastAsia"/>
        </w:rPr>
        <w:t>×</w:t>
      </w:r>
      <w:r w:rsidRPr="008159E2">
        <w:t>19</w:t>
      </w:r>
      <w:r w:rsidRPr="008159E2">
        <w:t>结构，即每根钢丝由</w:t>
      </w:r>
      <w:r w:rsidRPr="008159E2">
        <w:t>7</w:t>
      </w:r>
      <w:r w:rsidRPr="008159E2">
        <w:t>根钢丝构成，每根钢丝内部含有</w:t>
      </w:r>
      <w:r w:rsidRPr="008159E2">
        <w:t>19</w:t>
      </w:r>
      <w:r w:rsidRPr="008159E2">
        <w:t>根细丝。钢丝绳的直径为</w:t>
      </w:r>
      <w:r w:rsidRPr="008159E2">
        <w:t>24mm</w:t>
      </w:r>
      <w:r w:rsidRPr="008159E2">
        <w:t>，长度为</w:t>
      </w:r>
      <w:r w:rsidRPr="008159E2">
        <w:t>1</w:t>
      </w:r>
      <w:r w:rsidRPr="008159E2">
        <w:t>米，合理承重为</w:t>
      </w:r>
      <w:r w:rsidRPr="008159E2">
        <w:t>10007.7</w:t>
      </w:r>
      <w:r w:rsidRPr="008159E2">
        <w:t>公斤。实验中使用了四根钢丝绳，符合矿井提升机的常规规格。为</w:t>
      </w:r>
      <w:r w:rsidRPr="008159E2">
        <w:lastRenderedPageBreak/>
        <w:t>验证所提出方法的泛化能力，实验使用了两种不同类型的相机进行数据采集，分别为网络相机和海康工业相机。海康工业相机型号为</w:t>
      </w:r>
      <w:r w:rsidRPr="008159E2">
        <w:t>MV-CS050-10GC</w:t>
      </w:r>
      <w:r w:rsidRPr="008159E2">
        <w:t>，配备了</w:t>
      </w:r>
      <w:r w:rsidRPr="008159E2">
        <w:t>KF3528M-12MP</w:t>
      </w:r>
      <w:r w:rsidRPr="008159E2">
        <w:t>定焦镜头，适合近距离高精度拍摄。</w:t>
      </w:r>
      <w:r w:rsidRPr="00817528">
        <w:rPr>
          <w:color w:val="000000" w:themeColor="text1"/>
        </w:rPr>
        <w:t>网络相机</w:t>
      </w:r>
      <w:r w:rsidRPr="00817528">
        <w:rPr>
          <w:rFonts w:hint="eastAsia"/>
          <w:color w:val="000000" w:themeColor="text1"/>
        </w:rPr>
        <w:t>型号为海康</w:t>
      </w:r>
      <w:r w:rsidRPr="00817528">
        <w:rPr>
          <w:rFonts w:hint="eastAsia"/>
          <w:color w:val="000000" w:themeColor="text1"/>
        </w:rPr>
        <w:t>DS-2ZCN2006</w:t>
      </w:r>
      <w:r w:rsidRPr="00817528">
        <w:rPr>
          <w:rFonts w:hint="eastAsia"/>
          <w:color w:val="000000" w:themeColor="text1"/>
        </w:rPr>
        <w:t>，适合拉推流需求</w:t>
      </w:r>
      <w:r w:rsidRPr="00817528">
        <w:rPr>
          <w:color w:val="000000" w:themeColor="text1"/>
        </w:rPr>
        <w:t>。</w:t>
      </w:r>
      <w:r w:rsidRPr="008159E2">
        <w:t>为模拟矿井实际工况，实验中使用了可调节的</w:t>
      </w:r>
      <w:r w:rsidRPr="008159E2">
        <w:t>LED</w:t>
      </w:r>
      <w:r w:rsidRPr="008159E2">
        <w:t>环形光源，以模拟矿井内的不均匀光照条件（如强光、弱光和频闪）。此外，移动相机还模拟了提升机的提升运动以及器械带来的异常抖动，</w:t>
      </w:r>
      <w:r>
        <w:rPr>
          <w:rFonts w:hint="eastAsia"/>
        </w:rPr>
        <w:t>以此来</w:t>
      </w:r>
      <w:r w:rsidRPr="008159E2">
        <w:t>采集运动模糊等现象。相机的模拟运动速度设定在</w:t>
      </w:r>
      <w:r w:rsidRPr="008159E2">
        <w:t>0.5-2m/s</w:t>
      </w:r>
      <w:r w:rsidRPr="008159E2">
        <w:t>范围内。钢丝绳的缺陷种类</w:t>
      </w:r>
      <w:r>
        <w:rPr>
          <w:rFonts w:hint="eastAsia"/>
        </w:rPr>
        <w:t>与</w:t>
      </w:r>
      <w:r w:rsidRPr="002F3335">
        <w:rPr>
          <w:rFonts w:hint="eastAsia"/>
          <w:color w:val="FF0000"/>
          <w:highlight w:val="yellow"/>
        </w:rPr>
        <w:t>第三章</w:t>
      </w:r>
      <w:r>
        <w:rPr>
          <w:rFonts w:hint="eastAsia"/>
        </w:rPr>
        <w:t>的数据样本类似，</w:t>
      </w:r>
      <w:r w:rsidRPr="00595FC7">
        <w:t>均以《煤矿安全规程》和</w:t>
      </w:r>
      <w:r w:rsidRPr="00595FC7">
        <w:t>ISO 4309</w:t>
      </w:r>
      <w:r w:rsidRPr="00595FC7">
        <w:t>为依据，标注断丝、磨损、锈蚀等核心缺陷类型。</w:t>
      </w:r>
      <w:r w:rsidRPr="008159E2">
        <w:t>包括断丝、磨损、腐蚀和油污附着等，且缺陷的大小存在差异。</w:t>
      </w:r>
    </w:p>
    <w:p w14:paraId="564970FD" w14:textId="31A6F19B" w:rsidR="00081E08" w:rsidRPr="008159E2" w:rsidRDefault="00081E08" w:rsidP="00081E08">
      <w:pPr>
        <w:spacing w:line="400" w:lineRule="exact"/>
        <w:ind w:firstLine="480"/>
        <w:rPr>
          <w:color w:val="FF0000"/>
        </w:rPr>
      </w:pPr>
      <w:r w:rsidRPr="008159E2">
        <w:t>此次</w:t>
      </w:r>
      <w:proofErr w:type="gramStart"/>
      <w:r w:rsidRPr="008159E2">
        <w:t>实验共</w:t>
      </w:r>
      <w:proofErr w:type="gramEnd"/>
      <w:r w:rsidRPr="008159E2">
        <w:t>采集了</w:t>
      </w:r>
      <w:r>
        <w:rPr>
          <w:rFonts w:hint="eastAsia"/>
        </w:rPr>
        <w:t>8</w:t>
      </w:r>
      <w:r w:rsidRPr="008159E2">
        <w:t>00</w:t>
      </w:r>
      <w:r w:rsidRPr="008159E2">
        <w:t>段视频数据，每段视频时长为</w:t>
      </w:r>
      <w:r w:rsidRPr="008159E2">
        <w:t>5</w:t>
      </w:r>
      <w:r w:rsidRPr="008159E2">
        <w:t>到</w:t>
      </w:r>
      <w:r w:rsidRPr="008159E2">
        <w:t>10</w:t>
      </w:r>
      <w:r w:rsidRPr="008159E2">
        <w:t>秒，涵盖了</w:t>
      </w:r>
      <w:r w:rsidRPr="002F3335">
        <w:rPr>
          <w:rFonts w:hint="eastAsia"/>
          <w:color w:val="FF0000"/>
          <w:highlight w:val="yellow"/>
          <w:rPrChange w:id="79" w:author="MaTian" w:date="2025-07-12T22:56:00Z" w16du:dateUtc="2025-07-12T14:56:00Z">
            <w:rPr>
              <w:rFonts w:hint="eastAsia"/>
            </w:rPr>
          </w:rPrChange>
        </w:rPr>
        <w:t>所有运动模式和环境条件</w:t>
      </w:r>
      <w:r w:rsidRPr="002F3335">
        <w:rPr>
          <w:rFonts w:hint="eastAsia"/>
          <w:color w:val="FF0000"/>
          <w:highlight w:val="yellow"/>
          <w:rPrChange w:id="80" w:author="MaTian" w:date="2025-07-12T22:57:00Z" w16du:dateUtc="2025-07-12T14:57:00Z">
            <w:rPr>
              <w:rFonts w:hint="eastAsia"/>
            </w:rPr>
          </w:rPrChange>
        </w:rPr>
        <w:t>组合</w:t>
      </w:r>
      <w:r w:rsidR="002F3335" w:rsidRPr="002F3335">
        <w:rPr>
          <w:rFonts w:hint="eastAsia"/>
          <w:b/>
          <w:bCs/>
          <w:color w:val="FF0000"/>
          <w:highlight w:val="yellow"/>
          <w:u w:val="single"/>
        </w:rPr>
        <w:t>【</w:t>
      </w:r>
      <w:r w:rsidR="002F3335">
        <w:rPr>
          <w:rFonts w:hint="eastAsia"/>
          <w:b/>
          <w:bCs/>
          <w:color w:val="FF0000"/>
          <w:highlight w:val="yellow"/>
          <w:u w:val="single"/>
        </w:rPr>
        <w:t>自建数据集很容易受质疑，至少要能自证覆盖所有类型、各种环境，所以要尽可能用客观数字来详细的描述数据集的。最好有个表格，把每类缺陷、各种环境的视频片段数量统计清楚</w:t>
      </w:r>
      <w:r w:rsidR="002F3335" w:rsidRPr="002F3335">
        <w:rPr>
          <w:rFonts w:hint="eastAsia"/>
          <w:b/>
          <w:bCs/>
          <w:color w:val="FF0000"/>
          <w:highlight w:val="yellow"/>
          <w:u w:val="single"/>
        </w:rPr>
        <w:t>】</w:t>
      </w:r>
      <w:r w:rsidRPr="008159E2">
        <w:t>。缺陷样本包括</w:t>
      </w:r>
      <w:r w:rsidRPr="008159E2">
        <w:t>100</w:t>
      </w:r>
      <w:r w:rsidRPr="008159E2">
        <w:t>段断丝、</w:t>
      </w:r>
      <w:r w:rsidRPr="008159E2">
        <w:t>120</w:t>
      </w:r>
      <w:r w:rsidRPr="008159E2">
        <w:t>段磨损、</w:t>
      </w:r>
      <w:r w:rsidRPr="008159E2">
        <w:t>80</w:t>
      </w:r>
      <w:r w:rsidRPr="008159E2">
        <w:t>段腐蚀视频，其中每种缺陷样本涵盖了不同尺度的缺陷。数据</w:t>
      </w:r>
      <w:proofErr w:type="gramStart"/>
      <w:r w:rsidRPr="008159E2">
        <w:t>集按照</w:t>
      </w:r>
      <w:proofErr w:type="gramEnd"/>
      <w:r w:rsidRPr="008159E2">
        <w:t>7</w:t>
      </w:r>
      <w:r>
        <w:t>：</w:t>
      </w:r>
      <w:r w:rsidRPr="008159E2">
        <w:t>2</w:t>
      </w:r>
      <w:r>
        <w:t>：</w:t>
      </w:r>
      <w:r w:rsidRPr="008159E2">
        <w:t>1</w:t>
      </w:r>
      <w:r w:rsidRPr="008159E2">
        <w:t>的比例分为训练集、验证集和测试集。测试集中包含了训练集中未出现的复杂场景，如油污和腐蚀的组合等</w:t>
      </w:r>
      <w:r>
        <w:rPr>
          <w:rFonts w:hint="eastAsia"/>
        </w:rPr>
        <w:t>。</w:t>
      </w:r>
    </w:p>
    <w:p w14:paraId="2C622018" w14:textId="65191A1A" w:rsidR="003E2EB2" w:rsidRDefault="00081E08" w:rsidP="00081E08">
      <w:pPr>
        <w:pStyle w:val="3"/>
        <w:ind w:firstLine="560"/>
      </w:pPr>
      <w:r>
        <w:rPr>
          <w:rFonts w:hint="eastAsia"/>
        </w:rPr>
        <w:t>4.2</w:t>
      </w:r>
      <w:r>
        <w:rPr>
          <w:rFonts w:hint="eastAsia"/>
        </w:rPr>
        <w:t>对比实验分析</w:t>
      </w:r>
      <w:r w:rsidR="002F3022" w:rsidRPr="002F3022">
        <w:rPr>
          <w:rFonts w:cs="Times New Roman" w:hint="eastAsia"/>
          <w:color w:val="FF0000"/>
          <w:sz w:val="22"/>
          <w:szCs w:val="24"/>
          <w:highlight w:val="yellow"/>
          <w:u w:val="single"/>
        </w:rPr>
        <w:t>【</w:t>
      </w:r>
      <w:r w:rsidR="001733E2">
        <w:rPr>
          <w:rFonts w:cs="Times New Roman" w:hint="eastAsia"/>
          <w:color w:val="FF0000"/>
          <w:sz w:val="22"/>
          <w:szCs w:val="24"/>
          <w:highlight w:val="yellow"/>
          <w:u w:val="single"/>
        </w:rPr>
        <w:t>（</w:t>
      </w:r>
      <w:r w:rsidR="001733E2">
        <w:rPr>
          <w:rFonts w:cs="Times New Roman" w:hint="eastAsia"/>
          <w:color w:val="FF0000"/>
          <w:sz w:val="22"/>
          <w:szCs w:val="24"/>
          <w:highlight w:val="yellow"/>
          <w:u w:val="single"/>
        </w:rPr>
        <w:t>1</w:t>
      </w:r>
      <w:r w:rsidR="001733E2">
        <w:rPr>
          <w:rFonts w:cs="Times New Roman" w:hint="eastAsia"/>
          <w:color w:val="FF0000"/>
          <w:sz w:val="22"/>
          <w:szCs w:val="24"/>
          <w:highlight w:val="yellow"/>
          <w:u w:val="single"/>
        </w:rPr>
        <w:t>）</w:t>
      </w:r>
      <w:r w:rsidR="002F3022">
        <w:rPr>
          <w:rFonts w:cs="Times New Roman" w:hint="eastAsia"/>
          <w:color w:val="FF0000"/>
          <w:sz w:val="22"/>
          <w:szCs w:val="24"/>
          <w:highlight w:val="yellow"/>
          <w:u w:val="single"/>
        </w:rPr>
        <w:t>对比实验</w:t>
      </w:r>
      <w:r w:rsidR="002F3022" w:rsidRPr="002F3022">
        <w:rPr>
          <w:rFonts w:cs="Times New Roman" w:hint="eastAsia"/>
          <w:color w:val="FF0000"/>
          <w:sz w:val="22"/>
          <w:szCs w:val="24"/>
          <w:highlight w:val="yellow"/>
          <w:u w:val="single"/>
        </w:rPr>
        <w:t>要</w:t>
      </w:r>
      <w:r w:rsidR="00924FCB">
        <w:rPr>
          <w:rFonts w:cs="Times New Roman" w:hint="eastAsia"/>
          <w:color w:val="FF0000"/>
          <w:sz w:val="22"/>
          <w:szCs w:val="24"/>
          <w:highlight w:val="yellow"/>
          <w:u w:val="single"/>
        </w:rPr>
        <w:t>覆盖</w:t>
      </w:r>
      <w:r w:rsidR="00924FCB">
        <w:rPr>
          <w:rFonts w:cs="Times New Roman" w:hint="eastAsia"/>
          <w:color w:val="FF0000"/>
          <w:sz w:val="22"/>
          <w:szCs w:val="24"/>
          <w:highlight w:val="yellow"/>
          <w:u w:val="single"/>
        </w:rPr>
        <w:t>2</w:t>
      </w:r>
      <w:r w:rsidR="00924FCB">
        <w:rPr>
          <w:rFonts w:cs="Times New Roman"/>
          <w:color w:val="FF0000"/>
          <w:sz w:val="22"/>
          <w:szCs w:val="24"/>
          <w:highlight w:val="yellow"/>
          <w:u w:val="single"/>
        </w:rPr>
        <w:t>0</w:t>
      </w:r>
      <w:r w:rsidR="002F3022" w:rsidRPr="002F3022">
        <w:rPr>
          <w:rFonts w:cs="Times New Roman" w:hint="eastAsia"/>
          <w:color w:val="FF0000"/>
          <w:sz w:val="22"/>
          <w:szCs w:val="24"/>
          <w:highlight w:val="yellow"/>
          <w:u w:val="single"/>
        </w:rPr>
        <w:t>2</w:t>
      </w:r>
      <w:r w:rsidR="002F3022" w:rsidRPr="002F3022">
        <w:rPr>
          <w:rFonts w:cs="Times New Roman"/>
          <w:color w:val="FF0000"/>
          <w:sz w:val="22"/>
          <w:szCs w:val="24"/>
          <w:highlight w:val="yellow"/>
          <w:u w:val="single"/>
        </w:rPr>
        <w:t>3-25</w:t>
      </w:r>
      <w:r w:rsidR="002F3022" w:rsidRPr="002F3022">
        <w:rPr>
          <w:rFonts w:cs="Times New Roman" w:hint="eastAsia"/>
          <w:color w:val="FF0000"/>
          <w:sz w:val="22"/>
          <w:szCs w:val="24"/>
          <w:highlight w:val="yellow"/>
          <w:u w:val="single"/>
        </w:rPr>
        <w:t>的</w:t>
      </w:r>
      <w:r w:rsidR="00924FCB">
        <w:rPr>
          <w:rFonts w:cs="Times New Roman" w:hint="eastAsia"/>
          <w:color w:val="FF0000"/>
          <w:sz w:val="22"/>
          <w:szCs w:val="24"/>
          <w:highlight w:val="yellow"/>
          <w:u w:val="single"/>
        </w:rPr>
        <w:t>方法，目前没有</w:t>
      </w:r>
      <w:r w:rsidR="00924FCB">
        <w:rPr>
          <w:rFonts w:cs="Times New Roman" w:hint="eastAsia"/>
          <w:color w:val="FF0000"/>
          <w:sz w:val="22"/>
          <w:szCs w:val="24"/>
          <w:highlight w:val="yellow"/>
          <w:u w:val="single"/>
        </w:rPr>
        <w:t>2</w:t>
      </w:r>
      <w:r w:rsidR="00924FCB">
        <w:rPr>
          <w:rFonts w:cs="Times New Roman"/>
          <w:color w:val="FF0000"/>
          <w:sz w:val="22"/>
          <w:szCs w:val="24"/>
          <w:highlight w:val="yellow"/>
          <w:u w:val="single"/>
        </w:rPr>
        <w:t>0</w:t>
      </w:r>
      <w:r w:rsidR="00924FCB">
        <w:rPr>
          <w:rFonts w:cs="Times New Roman" w:hint="eastAsia"/>
          <w:color w:val="FF0000"/>
          <w:sz w:val="22"/>
          <w:szCs w:val="24"/>
          <w:highlight w:val="yellow"/>
          <w:u w:val="single"/>
        </w:rPr>
        <w:t>2</w:t>
      </w:r>
      <w:r w:rsidR="00924FCB">
        <w:rPr>
          <w:rFonts w:cs="Times New Roman"/>
          <w:color w:val="FF0000"/>
          <w:sz w:val="22"/>
          <w:szCs w:val="24"/>
          <w:highlight w:val="yellow"/>
          <w:u w:val="single"/>
        </w:rPr>
        <w:t>4-25</w:t>
      </w:r>
      <w:r w:rsidR="00924FCB">
        <w:rPr>
          <w:rFonts w:cs="Times New Roman" w:hint="eastAsia"/>
          <w:color w:val="FF0000"/>
          <w:sz w:val="22"/>
          <w:szCs w:val="24"/>
          <w:highlight w:val="yellow"/>
          <w:u w:val="single"/>
        </w:rPr>
        <w:t>的？</w:t>
      </w:r>
      <w:r w:rsidR="001733E2">
        <w:rPr>
          <w:rFonts w:cs="Times New Roman" w:hint="eastAsia"/>
          <w:color w:val="FF0000"/>
          <w:sz w:val="22"/>
          <w:szCs w:val="24"/>
          <w:highlight w:val="yellow"/>
          <w:u w:val="single"/>
        </w:rPr>
        <w:t>（</w:t>
      </w:r>
      <w:r w:rsidR="001733E2">
        <w:rPr>
          <w:rFonts w:cs="Times New Roman"/>
          <w:color w:val="FF0000"/>
          <w:sz w:val="22"/>
          <w:szCs w:val="24"/>
          <w:highlight w:val="yellow"/>
          <w:u w:val="single"/>
        </w:rPr>
        <w:t>2</w:t>
      </w:r>
      <w:r w:rsidR="001733E2">
        <w:rPr>
          <w:rFonts w:cs="Times New Roman" w:hint="eastAsia"/>
          <w:color w:val="FF0000"/>
          <w:sz w:val="22"/>
          <w:szCs w:val="24"/>
          <w:highlight w:val="yellow"/>
          <w:u w:val="single"/>
        </w:rPr>
        <w:t>）自建数据集很难通过评审，最好加类似的公共数据集实验，就像大论文第三章那样。</w:t>
      </w:r>
      <w:r w:rsidR="002F3022" w:rsidRPr="002F3022">
        <w:rPr>
          <w:rFonts w:cs="Times New Roman" w:hint="eastAsia"/>
          <w:color w:val="FF0000"/>
          <w:sz w:val="22"/>
          <w:szCs w:val="24"/>
          <w:highlight w:val="yellow"/>
          <w:u w:val="single"/>
        </w:rPr>
        <w:t>】</w:t>
      </w:r>
    </w:p>
    <w:p w14:paraId="7C934E0A" w14:textId="4A6C41F5" w:rsidR="00081E08" w:rsidRPr="00F57036" w:rsidRDefault="00081E08" w:rsidP="00081E08">
      <w:pPr>
        <w:spacing w:line="400" w:lineRule="exact"/>
        <w:ind w:firstLine="480"/>
      </w:pPr>
      <w:r w:rsidRPr="00F57036">
        <w:t>为了验证</w:t>
      </w:r>
      <w:r w:rsidR="00381D55">
        <w:rPr>
          <w:rFonts w:hint="eastAsia"/>
        </w:rPr>
        <w:t>本文</w:t>
      </w:r>
      <w:r w:rsidR="006F017F">
        <w:rPr>
          <w:rFonts w:hint="eastAsia"/>
        </w:rPr>
        <w:t>32</w:t>
      </w:r>
      <w:r w:rsidRPr="00F57036">
        <w:t>提出方法的检测性能以及泛化性，</w:t>
      </w:r>
      <w:r w:rsidRPr="00F57036">
        <w:rPr>
          <w:rFonts w:hint="eastAsia"/>
        </w:rPr>
        <w:t>本</w:t>
      </w:r>
      <w:r w:rsidR="00381D55">
        <w:rPr>
          <w:rFonts w:hint="eastAsia"/>
        </w:rPr>
        <w:t>问</w:t>
      </w:r>
      <w:r w:rsidRPr="00F57036">
        <w:t>选取了</w:t>
      </w:r>
      <w:proofErr w:type="spellStart"/>
      <w:r w:rsidRPr="00F57036">
        <w:rPr>
          <w:rFonts w:hint="eastAsia"/>
        </w:rPr>
        <w:t>DifferNet</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_Ref202812967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[10]</w:t>
      </w:r>
      <w:r w:rsidR="0028019B" w:rsidRPr="0028019B">
        <w:rPr>
          <w:vertAlign w:val="superscript"/>
        </w:rPr>
        <w:fldChar w:fldCharType="end"/>
      </w:r>
      <w:r w:rsidRPr="00F57036">
        <w:t>、</w:t>
      </w:r>
      <w:r w:rsidRPr="00F57036">
        <w:t>CF</w:t>
      </w:r>
      <w:r w:rsidRPr="00F57036">
        <w:rPr>
          <w:rFonts w:hint="eastAsia"/>
        </w:rPr>
        <w:t>-flow</w:t>
      </w:r>
      <w:r w:rsidR="00381FD9" w:rsidRPr="00381FD9">
        <w:rPr>
          <w:vertAlign w:val="superscript"/>
        </w:rPr>
        <w:fldChar w:fldCharType="begin"/>
      </w:r>
      <w:r w:rsidR="00381FD9" w:rsidRPr="00381FD9">
        <w:rPr>
          <w:vertAlign w:val="superscript"/>
        </w:rPr>
        <w:instrText xml:space="preserve"> </w:instrText>
      </w:r>
      <w:r w:rsidR="00381FD9" w:rsidRPr="00381FD9">
        <w:rPr>
          <w:rFonts w:hint="eastAsia"/>
          <w:vertAlign w:val="superscript"/>
        </w:rPr>
        <w:instrText>REF _Ref192269293 \r \h</w:instrText>
      </w:r>
      <w:r w:rsidR="00381FD9" w:rsidRPr="00381FD9">
        <w:rPr>
          <w:vertAlign w:val="superscript"/>
        </w:rPr>
        <w:instrText xml:space="preserve">  \* MERGEFORMAT </w:instrText>
      </w:r>
      <w:r w:rsidR="00381FD9" w:rsidRPr="00381FD9">
        <w:rPr>
          <w:vertAlign w:val="superscript"/>
        </w:rPr>
      </w:r>
      <w:r w:rsidR="00381FD9" w:rsidRPr="00381FD9">
        <w:rPr>
          <w:vertAlign w:val="superscript"/>
        </w:rPr>
        <w:fldChar w:fldCharType="separate"/>
      </w:r>
      <w:r w:rsidR="00381FD9" w:rsidRPr="00381FD9">
        <w:rPr>
          <w:vertAlign w:val="superscript"/>
        </w:rPr>
        <w:t>[12]</w:t>
      </w:r>
      <w:r w:rsidR="00381FD9" w:rsidRPr="00381FD9">
        <w:rPr>
          <w:vertAlign w:val="superscript"/>
        </w:rPr>
        <w:fldChar w:fldCharType="end"/>
      </w:r>
      <w:r w:rsidRPr="00F57036">
        <w:t>、</w:t>
      </w:r>
      <w:r w:rsidRPr="00F57036">
        <w:rPr>
          <w:rFonts w:hint="eastAsia"/>
        </w:rPr>
        <w:t>CS-flow</w:t>
      </w:r>
      <w:r w:rsidR="005251B6" w:rsidRPr="005251B6">
        <w:rPr>
          <w:vertAlign w:val="superscript"/>
        </w:rPr>
        <w:fldChar w:fldCharType="begin"/>
      </w:r>
      <w:r w:rsidR="005251B6" w:rsidRPr="005251B6">
        <w:rPr>
          <w:vertAlign w:val="superscript"/>
        </w:rPr>
        <w:instrText xml:space="preserve"> </w:instrText>
      </w:r>
      <w:r w:rsidR="005251B6" w:rsidRPr="005251B6">
        <w:rPr>
          <w:rFonts w:hint="eastAsia"/>
          <w:vertAlign w:val="superscript"/>
        </w:rPr>
        <w:instrText>REF _Ref192269284 \r \h</w:instrText>
      </w:r>
      <w:r w:rsidR="005251B6" w:rsidRPr="005251B6">
        <w:rPr>
          <w:vertAlign w:val="superscript"/>
        </w:rPr>
        <w:instrText xml:space="preserve"> </w:instrText>
      </w:r>
      <w:r w:rsidR="005251B6">
        <w:rPr>
          <w:vertAlign w:val="superscript"/>
        </w:rPr>
        <w:instrText xml:space="preserve"> \* MERGEFORMAT </w:instrText>
      </w:r>
      <w:r w:rsidR="005251B6" w:rsidRPr="005251B6">
        <w:rPr>
          <w:vertAlign w:val="superscript"/>
        </w:rPr>
      </w:r>
      <w:r w:rsidR="005251B6" w:rsidRPr="005251B6">
        <w:rPr>
          <w:vertAlign w:val="superscript"/>
        </w:rPr>
        <w:fldChar w:fldCharType="separate"/>
      </w:r>
      <w:r w:rsidR="005251B6" w:rsidRPr="005251B6">
        <w:rPr>
          <w:vertAlign w:val="superscript"/>
        </w:rPr>
        <w:t>[11]</w:t>
      </w:r>
      <w:r w:rsidR="005251B6" w:rsidRPr="005251B6">
        <w:rPr>
          <w:vertAlign w:val="superscript"/>
        </w:rPr>
        <w:fldChar w:fldCharType="end"/>
      </w:r>
      <w:r w:rsidRPr="00F57036">
        <w:t>、</w:t>
      </w:r>
      <w:r w:rsidRPr="00F57036">
        <w:rPr>
          <w:rFonts w:hint="eastAsia"/>
        </w:rPr>
        <w:t>Fastflow</w:t>
      </w:r>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_Ref192269302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[13]</w:t>
      </w:r>
      <w:r w:rsidR="0028019B" w:rsidRPr="0028019B">
        <w:rPr>
          <w:vertAlign w:val="superscript"/>
        </w:rPr>
        <w:fldChar w:fldCharType="end"/>
      </w:r>
      <w:r w:rsidR="0028019B" w:rsidRPr="00F57036">
        <w:rPr>
          <w:rFonts w:hint="eastAsia"/>
        </w:rPr>
        <w:t xml:space="preserve"> </w:t>
      </w:r>
      <w:proofErr w:type="spellStart"/>
      <w:r w:rsidRPr="00F57036">
        <w:rPr>
          <w:rFonts w:hint="eastAsia"/>
        </w:rPr>
        <w:t>PyramidFlow</w:t>
      </w:r>
      <w:proofErr w:type="spellEnd"/>
      <w:r w:rsidR="0028019B" w:rsidRPr="0028019B">
        <w:rPr>
          <w:vertAlign w:val="superscript"/>
        </w:rPr>
        <w:fldChar w:fldCharType="begin"/>
      </w:r>
      <w:r w:rsidR="0028019B" w:rsidRPr="0028019B">
        <w:rPr>
          <w:vertAlign w:val="superscript"/>
        </w:rPr>
        <w:instrText xml:space="preserve"> </w:instrText>
      </w:r>
      <w:r w:rsidR="0028019B" w:rsidRPr="0028019B">
        <w:rPr>
          <w:rFonts w:hint="eastAsia"/>
          <w:vertAlign w:val="superscript"/>
        </w:rPr>
        <w:instrText>REF _Ref192270236 \r \h</w:instrText>
      </w:r>
      <w:r w:rsidR="0028019B" w:rsidRPr="0028019B">
        <w:rPr>
          <w:vertAlign w:val="superscript"/>
        </w:rPr>
        <w:instrText xml:space="preserve">  \* MERGEFORMAT </w:instrText>
      </w:r>
      <w:r w:rsidR="0028019B" w:rsidRPr="0028019B">
        <w:rPr>
          <w:vertAlign w:val="superscript"/>
        </w:rPr>
      </w:r>
      <w:r w:rsidR="0028019B" w:rsidRPr="0028019B">
        <w:rPr>
          <w:vertAlign w:val="superscript"/>
        </w:rPr>
        <w:fldChar w:fldCharType="separate"/>
      </w:r>
      <w:r w:rsidR="0028019B" w:rsidRPr="0028019B">
        <w:rPr>
          <w:vertAlign w:val="superscript"/>
        </w:rPr>
        <w:t>[2</w:t>
      </w:r>
      <w:r w:rsidR="00381FD9">
        <w:rPr>
          <w:rFonts w:hint="eastAsia"/>
          <w:vertAlign w:val="superscript"/>
        </w:rPr>
        <w:t>4</w:t>
      </w:r>
      <w:r w:rsidR="0028019B" w:rsidRPr="0028019B">
        <w:rPr>
          <w:vertAlign w:val="superscript"/>
        </w:rPr>
        <w:t>]</w:t>
      </w:r>
      <w:r w:rsidR="0028019B" w:rsidRPr="0028019B">
        <w:rPr>
          <w:vertAlign w:val="superscript"/>
        </w:rPr>
        <w:fldChar w:fldCharType="end"/>
      </w:r>
      <w:r w:rsidRPr="00F57036">
        <w:rPr>
          <w:rFonts w:hint="eastAsia"/>
        </w:rPr>
        <w:t>五种用于工业缺陷检测的流模型进行全面的比较。实验结果如表</w:t>
      </w:r>
      <w:r w:rsidRPr="00F57036">
        <w:rPr>
          <w:rFonts w:hint="eastAsia"/>
        </w:rPr>
        <w:t>4.</w:t>
      </w:r>
      <w:r>
        <w:rPr>
          <w:rFonts w:hint="eastAsia"/>
        </w:rPr>
        <w:t>1</w:t>
      </w:r>
      <w:r w:rsidRPr="00F57036">
        <w:rPr>
          <w:rFonts w:hint="eastAsia"/>
        </w:rPr>
        <w:t>所示。</w:t>
      </w:r>
    </w:p>
    <w:p w14:paraId="65619AFD" w14:textId="387709D4" w:rsidR="00081E08" w:rsidRDefault="00081E08" w:rsidP="00081E08">
      <w:pPr>
        <w:pStyle w:val="ae"/>
        <w:ind w:firstLine="420"/>
      </w:pPr>
      <w:r w:rsidRPr="00756012">
        <w:rPr>
          <w:rFonts w:hint="eastAsia"/>
        </w:rPr>
        <w:t>表</w:t>
      </w:r>
      <w:r w:rsidRPr="00565DEF">
        <w:rPr>
          <w:rFonts w:hint="eastAsia"/>
          <w:highlight w:val="yellow"/>
        </w:rPr>
        <w:t>4.1</w:t>
      </w:r>
      <w:r w:rsidRPr="00756012">
        <w:rPr>
          <w:rFonts w:hint="eastAsia"/>
        </w:rPr>
        <w:t xml:space="preserve"> </w:t>
      </w:r>
      <w:r w:rsidR="00565DEF" w:rsidRPr="00565DEF">
        <w:rPr>
          <w:rFonts w:hint="eastAsia"/>
          <w:color w:val="FF0000"/>
          <w:highlight w:val="yellow"/>
        </w:rPr>
        <w:t>【</w:t>
      </w:r>
      <w:r w:rsidR="00565DEF" w:rsidRPr="00A946E5">
        <w:rPr>
          <w:rFonts w:cs="Times New Roman" w:hint="eastAsia"/>
          <w:b/>
          <w:bCs/>
          <w:color w:val="FF0000"/>
          <w:szCs w:val="21"/>
          <w:highlight w:val="yellow"/>
          <w:u w:val="single"/>
        </w:rPr>
        <w:t>这是大论文的编号习惯，小论文</w:t>
      </w:r>
      <w:r w:rsidR="00565DEF">
        <w:rPr>
          <w:rFonts w:cs="Times New Roman" w:hint="eastAsia"/>
          <w:b/>
          <w:bCs/>
          <w:color w:val="FF0000"/>
          <w:szCs w:val="21"/>
          <w:highlight w:val="yellow"/>
          <w:u w:val="single"/>
        </w:rPr>
        <w:t>一般</w:t>
      </w:r>
      <w:r w:rsidR="00565DEF" w:rsidRPr="00A946E5">
        <w:rPr>
          <w:rFonts w:cs="Times New Roman" w:hint="eastAsia"/>
          <w:b/>
          <w:bCs/>
          <w:color w:val="FF0000"/>
          <w:szCs w:val="21"/>
          <w:highlight w:val="yellow"/>
          <w:u w:val="single"/>
        </w:rPr>
        <w:t>是全文整体编号？】</w:t>
      </w:r>
      <w:r w:rsidRPr="00756012">
        <w:rPr>
          <w:rFonts w:hint="eastAsia"/>
        </w:rPr>
        <w:t>对比实验统计表</w:t>
      </w:r>
    </w:p>
    <w:tbl>
      <w:tblPr>
        <w:tblStyle w:val="af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42"/>
        <w:gridCol w:w="1720"/>
        <w:gridCol w:w="1571"/>
        <w:gridCol w:w="1487"/>
        <w:gridCol w:w="1684"/>
      </w:tblGrid>
      <w:tr w:rsidR="00081E08" w14:paraId="046182FA" w14:textId="77777777" w:rsidTr="004B0F82">
        <w:trPr>
          <w:trHeight w:val="533"/>
          <w:jc w:val="center"/>
        </w:trPr>
        <w:tc>
          <w:tcPr>
            <w:tcW w:w="2122" w:type="dxa"/>
            <w:tcBorders>
              <w:top w:val="single" w:sz="12" w:space="0" w:color="auto"/>
              <w:bottom w:val="single" w:sz="6" w:space="0" w:color="auto"/>
            </w:tcBorders>
            <w:vAlign w:val="center"/>
          </w:tcPr>
          <w:p w14:paraId="6C83C196"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Approach</w:t>
            </w:r>
          </w:p>
        </w:tc>
        <w:tc>
          <w:tcPr>
            <w:tcW w:w="1842" w:type="dxa"/>
            <w:tcBorders>
              <w:top w:val="single" w:sz="12" w:space="0" w:color="auto"/>
              <w:bottom w:val="single" w:sz="6" w:space="0" w:color="auto"/>
            </w:tcBorders>
            <w:vAlign w:val="center"/>
          </w:tcPr>
          <w:p w14:paraId="15A683F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gramStart"/>
            <w:r w:rsidRPr="00C60A7F">
              <w:rPr>
                <w:rFonts w:ascii="宋体" w:hAnsi="宋体" w:hint="eastAsia"/>
                <w:sz w:val="21"/>
                <w:szCs w:val="21"/>
              </w:rPr>
              <w:t>帧级</w:t>
            </w:r>
            <w:proofErr w:type="gramEnd"/>
            <w:r w:rsidRPr="00C60A7F">
              <w:rPr>
                <w:sz w:val="21"/>
                <w:szCs w:val="21"/>
              </w:rPr>
              <w:t>AUC</w:t>
            </w:r>
            <w:r>
              <w:rPr>
                <w:rFonts w:hint="eastAsia"/>
                <w:sz w:val="21"/>
                <w:szCs w:val="21"/>
              </w:rPr>
              <w:t>-</w:t>
            </w:r>
            <w:r w:rsidRPr="00C60A7F">
              <w:rPr>
                <w:sz w:val="21"/>
                <w:szCs w:val="21"/>
              </w:rPr>
              <w:t>ROC</w:t>
            </w:r>
          </w:p>
        </w:tc>
        <w:tc>
          <w:tcPr>
            <w:tcW w:w="1701" w:type="dxa"/>
            <w:tcBorders>
              <w:top w:val="single" w:sz="12" w:space="0" w:color="auto"/>
              <w:bottom w:val="single" w:sz="6" w:space="0" w:color="auto"/>
            </w:tcBorders>
            <w:vAlign w:val="center"/>
          </w:tcPr>
          <w:p w14:paraId="30225B5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模型参数量</w:t>
            </w:r>
            <w:r w:rsidRPr="00C60A7F">
              <w:rPr>
                <w:sz w:val="21"/>
                <w:szCs w:val="21"/>
              </w:rPr>
              <w:t>/M</w:t>
            </w:r>
          </w:p>
        </w:tc>
        <w:tc>
          <w:tcPr>
            <w:tcW w:w="1583" w:type="dxa"/>
            <w:tcBorders>
              <w:top w:val="single" w:sz="12" w:space="0" w:color="auto"/>
              <w:bottom w:val="single" w:sz="6" w:space="0" w:color="auto"/>
            </w:tcBorders>
            <w:vAlign w:val="center"/>
          </w:tcPr>
          <w:p w14:paraId="31174863"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误报率</w:t>
            </w:r>
          </w:p>
        </w:tc>
        <w:tc>
          <w:tcPr>
            <w:tcW w:w="1812" w:type="dxa"/>
            <w:tcBorders>
              <w:top w:val="single" w:sz="12" w:space="0" w:color="auto"/>
              <w:bottom w:val="single" w:sz="6" w:space="0" w:color="auto"/>
            </w:tcBorders>
            <w:vAlign w:val="center"/>
          </w:tcPr>
          <w:p w14:paraId="6540DCB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rFonts w:ascii="宋体" w:hAnsi="宋体" w:hint="eastAsia"/>
                <w:sz w:val="21"/>
                <w:szCs w:val="21"/>
              </w:rPr>
              <w:t>推理速度</w:t>
            </w:r>
            <w:r w:rsidRPr="00C60A7F">
              <w:rPr>
                <w:sz w:val="21"/>
                <w:szCs w:val="21"/>
              </w:rPr>
              <w:t>(FPS)</w:t>
            </w:r>
          </w:p>
        </w:tc>
      </w:tr>
      <w:tr w:rsidR="00081E08" w14:paraId="69E5083A" w14:textId="77777777" w:rsidTr="004B0F82">
        <w:trPr>
          <w:jc w:val="center"/>
        </w:trPr>
        <w:tc>
          <w:tcPr>
            <w:tcW w:w="2122" w:type="dxa"/>
            <w:tcBorders>
              <w:top w:val="single" w:sz="6" w:space="0" w:color="auto"/>
            </w:tcBorders>
            <w:vAlign w:val="center"/>
          </w:tcPr>
          <w:p w14:paraId="2BEA606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DifferNet</w:t>
            </w:r>
            <w:proofErr w:type="spellEnd"/>
          </w:p>
        </w:tc>
        <w:tc>
          <w:tcPr>
            <w:tcW w:w="1842" w:type="dxa"/>
            <w:tcBorders>
              <w:top w:val="single" w:sz="6" w:space="0" w:color="auto"/>
            </w:tcBorders>
            <w:vAlign w:val="center"/>
          </w:tcPr>
          <w:p w14:paraId="59811001"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88.9</w:t>
            </w:r>
            <w:r>
              <w:rPr>
                <w:rFonts w:hint="eastAsia"/>
                <w:sz w:val="21"/>
                <w:szCs w:val="21"/>
              </w:rPr>
              <w:t>%</w:t>
            </w:r>
          </w:p>
        </w:tc>
        <w:tc>
          <w:tcPr>
            <w:tcW w:w="1701" w:type="dxa"/>
            <w:tcBorders>
              <w:top w:val="single" w:sz="6" w:space="0" w:color="auto"/>
            </w:tcBorders>
            <w:vAlign w:val="center"/>
          </w:tcPr>
          <w:p w14:paraId="474FE63B"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60.3</w:t>
            </w:r>
          </w:p>
        </w:tc>
        <w:tc>
          <w:tcPr>
            <w:tcW w:w="1583" w:type="dxa"/>
            <w:tcBorders>
              <w:top w:val="single" w:sz="6" w:space="0" w:color="auto"/>
            </w:tcBorders>
            <w:vAlign w:val="center"/>
          </w:tcPr>
          <w:p w14:paraId="5F40468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12%</w:t>
            </w:r>
          </w:p>
        </w:tc>
        <w:tc>
          <w:tcPr>
            <w:tcW w:w="1812" w:type="dxa"/>
            <w:tcBorders>
              <w:top w:val="single" w:sz="6" w:space="0" w:color="auto"/>
            </w:tcBorders>
            <w:vAlign w:val="center"/>
          </w:tcPr>
          <w:p w14:paraId="3FDF058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22.4</w:t>
            </w:r>
          </w:p>
        </w:tc>
      </w:tr>
      <w:tr w:rsidR="00081E08" w14:paraId="3F6471A7" w14:textId="77777777" w:rsidTr="004B0F82">
        <w:trPr>
          <w:jc w:val="center"/>
        </w:trPr>
        <w:tc>
          <w:tcPr>
            <w:tcW w:w="2122" w:type="dxa"/>
          </w:tcPr>
          <w:p w14:paraId="12798BA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CFlow</w:t>
            </w:r>
            <w:proofErr w:type="spellEnd"/>
            <w:r w:rsidRPr="00C60A7F">
              <w:rPr>
                <w:sz w:val="21"/>
                <w:szCs w:val="21"/>
              </w:rPr>
              <w:t>-AD</w:t>
            </w:r>
          </w:p>
        </w:tc>
        <w:tc>
          <w:tcPr>
            <w:tcW w:w="1842" w:type="dxa"/>
            <w:vAlign w:val="center"/>
          </w:tcPr>
          <w:p w14:paraId="5BEEBBA3"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90.8</w:t>
            </w:r>
            <w:r>
              <w:rPr>
                <w:rFonts w:hint="eastAsia"/>
                <w:sz w:val="21"/>
                <w:szCs w:val="21"/>
              </w:rPr>
              <w:t>%</w:t>
            </w:r>
          </w:p>
        </w:tc>
        <w:tc>
          <w:tcPr>
            <w:tcW w:w="1701" w:type="dxa"/>
            <w:vAlign w:val="center"/>
          </w:tcPr>
          <w:p w14:paraId="70A14ABB"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81.6</w:t>
            </w:r>
          </w:p>
        </w:tc>
        <w:tc>
          <w:tcPr>
            <w:tcW w:w="1583" w:type="dxa"/>
            <w:vAlign w:val="center"/>
          </w:tcPr>
          <w:p w14:paraId="76BCE51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11.2%</w:t>
            </w:r>
          </w:p>
        </w:tc>
        <w:tc>
          <w:tcPr>
            <w:tcW w:w="1812" w:type="dxa"/>
            <w:vAlign w:val="center"/>
          </w:tcPr>
          <w:p w14:paraId="47AC7DD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23.7</w:t>
            </w:r>
          </w:p>
        </w:tc>
      </w:tr>
      <w:tr w:rsidR="00081E08" w14:paraId="1A3496BA" w14:textId="77777777" w:rsidTr="004B0F82">
        <w:trPr>
          <w:jc w:val="center"/>
        </w:trPr>
        <w:tc>
          <w:tcPr>
            <w:tcW w:w="2122" w:type="dxa"/>
            <w:tcBorders>
              <w:bottom w:val="nil"/>
            </w:tcBorders>
          </w:tcPr>
          <w:p w14:paraId="0B68F7A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CSflow</w:t>
            </w:r>
            <w:proofErr w:type="spellEnd"/>
            <w:r w:rsidRPr="00C60A7F">
              <w:rPr>
                <w:sz w:val="21"/>
                <w:szCs w:val="21"/>
              </w:rPr>
              <w:t>-AD</w:t>
            </w:r>
          </w:p>
        </w:tc>
        <w:tc>
          <w:tcPr>
            <w:tcW w:w="1842" w:type="dxa"/>
            <w:tcBorders>
              <w:bottom w:val="nil"/>
            </w:tcBorders>
            <w:vAlign w:val="center"/>
          </w:tcPr>
          <w:p w14:paraId="54F0747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91.7</w:t>
            </w:r>
            <w:r>
              <w:rPr>
                <w:rFonts w:hint="eastAsia"/>
                <w:sz w:val="21"/>
                <w:szCs w:val="21"/>
              </w:rPr>
              <w:t>%</w:t>
            </w:r>
          </w:p>
        </w:tc>
        <w:tc>
          <w:tcPr>
            <w:tcW w:w="1701" w:type="dxa"/>
            <w:tcBorders>
              <w:bottom w:val="nil"/>
            </w:tcBorders>
            <w:vAlign w:val="center"/>
          </w:tcPr>
          <w:p w14:paraId="27AFD92F"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80.5</w:t>
            </w:r>
          </w:p>
        </w:tc>
        <w:tc>
          <w:tcPr>
            <w:tcW w:w="1583" w:type="dxa"/>
            <w:tcBorders>
              <w:bottom w:val="nil"/>
            </w:tcBorders>
            <w:vAlign w:val="center"/>
          </w:tcPr>
          <w:p w14:paraId="202BBA8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812" w:type="dxa"/>
            <w:tcBorders>
              <w:bottom w:val="nil"/>
            </w:tcBorders>
            <w:vAlign w:val="center"/>
          </w:tcPr>
          <w:p w14:paraId="489F16A5"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23.9</w:t>
            </w:r>
          </w:p>
        </w:tc>
      </w:tr>
      <w:tr w:rsidR="00081E08" w14:paraId="4CF59F2C" w14:textId="77777777" w:rsidTr="004B0F82">
        <w:trPr>
          <w:jc w:val="center"/>
        </w:trPr>
        <w:tc>
          <w:tcPr>
            <w:tcW w:w="2122" w:type="dxa"/>
            <w:tcBorders>
              <w:top w:val="nil"/>
              <w:bottom w:val="nil"/>
            </w:tcBorders>
          </w:tcPr>
          <w:p w14:paraId="6E872ECA"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Fastflow-AD</w:t>
            </w:r>
          </w:p>
        </w:tc>
        <w:tc>
          <w:tcPr>
            <w:tcW w:w="1842" w:type="dxa"/>
            <w:tcBorders>
              <w:top w:val="nil"/>
              <w:bottom w:val="nil"/>
            </w:tcBorders>
            <w:vAlign w:val="center"/>
          </w:tcPr>
          <w:p w14:paraId="531AF7B0"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90.4</w:t>
            </w:r>
            <w:r>
              <w:rPr>
                <w:rFonts w:hint="eastAsia"/>
                <w:sz w:val="21"/>
                <w:szCs w:val="21"/>
              </w:rPr>
              <w:t>%</w:t>
            </w:r>
          </w:p>
        </w:tc>
        <w:tc>
          <w:tcPr>
            <w:tcW w:w="1701" w:type="dxa"/>
            <w:tcBorders>
              <w:top w:val="nil"/>
              <w:bottom w:val="nil"/>
            </w:tcBorders>
            <w:vAlign w:val="center"/>
          </w:tcPr>
          <w:p w14:paraId="4C9D01F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66.9</w:t>
            </w:r>
          </w:p>
        </w:tc>
        <w:tc>
          <w:tcPr>
            <w:tcW w:w="1583" w:type="dxa"/>
            <w:tcBorders>
              <w:top w:val="nil"/>
              <w:bottom w:val="nil"/>
            </w:tcBorders>
            <w:vAlign w:val="center"/>
          </w:tcPr>
          <w:p w14:paraId="3E61313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10.4%</w:t>
            </w:r>
          </w:p>
        </w:tc>
        <w:tc>
          <w:tcPr>
            <w:tcW w:w="1812" w:type="dxa"/>
            <w:tcBorders>
              <w:top w:val="nil"/>
              <w:bottom w:val="nil"/>
            </w:tcBorders>
            <w:vAlign w:val="center"/>
          </w:tcPr>
          <w:p w14:paraId="31A974E1"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24.8</w:t>
            </w:r>
          </w:p>
        </w:tc>
      </w:tr>
      <w:tr w:rsidR="00081E08" w14:paraId="58019597" w14:textId="77777777" w:rsidTr="004B0F82">
        <w:trPr>
          <w:jc w:val="center"/>
        </w:trPr>
        <w:tc>
          <w:tcPr>
            <w:tcW w:w="2122" w:type="dxa"/>
            <w:tcBorders>
              <w:top w:val="nil"/>
            </w:tcBorders>
          </w:tcPr>
          <w:p w14:paraId="05E8471C"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proofErr w:type="spellStart"/>
            <w:r w:rsidRPr="00C60A7F">
              <w:rPr>
                <w:sz w:val="21"/>
                <w:szCs w:val="21"/>
              </w:rPr>
              <w:t>PyramidFlow</w:t>
            </w:r>
            <w:proofErr w:type="spellEnd"/>
            <w:r w:rsidRPr="00C60A7F">
              <w:rPr>
                <w:sz w:val="21"/>
                <w:szCs w:val="21"/>
              </w:rPr>
              <w:t>-AD</w:t>
            </w:r>
          </w:p>
        </w:tc>
        <w:tc>
          <w:tcPr>
            <w:tcW w:w="1842" w:type="dxa"/>
            <w:tcBorders>
              <w:top w:val="nil"/>
            </w:tcBorders>
            <w:vAlign w:val="center"/>
          </w:tcPr>
          <w:p w14:paraId="3AFCB4C5"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92.9</w:t>
            </w:r>
            <w:r>
              <w:rPr>
                <w:rFonts w:hint="eastAsia"/>
                <w:sz w:val="21"/>
                <w:szCs w:val="21"/>
              </w:rPr>
              <w:t>%</w:t>
            </w:r>
          </w:p>
        </w:tc>
        <w:tc>
          <w:tcPr>
            <w:tcW w:w="1701" w:type="dxa"/>
            <w:tcBorders>
              <w:top w:val="nil"/>
            </w:tcBorders>
            <w:vAlign w:val="center"/>
          </w:tcPr>
          <w:p w14:paraId="0BAFBAD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54.3</w:t>
            </w:r>
          </w:p>
        </w:tc>
        <w:tc>
          <w:tcPr>
            <w:tcW w:w="1583" w:type="dxa"/>
            <w:tcBorders>
              <w:top w:val="nil"/>
            </w:tcBorders>
            <w:vAlign w:val="center"/>
          </w:tcPr>
          <w:p w14:paraId="6FA08D32"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9.8%</w:t>
            </w:r>
          </w:p>
        </w:tc>
        <w:tc>
          <w:tcPr>
            <w:tcW w:w="1812" w:type="dxa"/>
            <w:tcBorders>
              <w:top w:val="nil"/>
            </w:tcBorders>
            <w:vAlign w:val="center"/>
          </w:tcPr>
          <w:p w14:paraId="7D5599FE"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21.2</w:t>
            </w:r>
          </w:p>
        </w:tc>
      </w:tr>
      <w:tr w:rsidR="00081E08" w14:paraId="26087353" w14:textId="77777777" w:rsidTr="004B0F82">
        <w:trPr>
          <w:jc w:val="center"/>
        </w:trPr>
        <w:tc>
          <w:tcPr>
            <w:tcW w:w="2122" w:type="dxa"/>
          </w:tcPr>
          <w:p w14:paraId="4FD4A67C"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Ours</w:t>
            </w:r>
          </w:p>
        </w:tc>
        <w:tc>
          <w:tcPr>
            <w:tcW w:w="1842" w:type="dxa"/>
            <w:vAlign w:val="center"/>
          </w:tcPr>
          <w:p w14:paraId="2C03BAB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sz w:val="21"/>
                <w:szCs w:val="21"/>
              </w:rPr>
              <w:t>93.4</w:t>
            </w:r>
            <w:r>
              <w:rPr>
                <w:rFonts w:hint="eastAsia"/>
                <w:b/>
                <w:bCs/>
                <w:sz w:val="21"/>
                <w:szCs w:val="21"/>
              </w:rPr>
              <w:t>%</w:t>
            </w:r>
          </w:p>
        </w:tc>
        <w:tc>
          <w:tcPr>
            <w:tcW w:w="1701" w:type="dxa"/>
            <w:vAlign w:val="center"/>
          </w:tcPr>
          <w:p w14:paraId="261EC5E4"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sz w:val="21"/>
                <w:szCs w:val="21"/>
              </w:rPr>
              <w:t>60.1</w:t>
            </w:r>
          </w:p>
        </w:tc>
        <w:tc>
          <w:tcPr>
            <w:tcW w:w="1583" w:type="dxa"/>
            <w:vAlign w:val="center"/>
          </w:tcPr>
          <w:p w14:paraId="059A7347"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color w:val="000000"/>
                <w:sz w:val="21"/>
                <w:szCs w:val="21"/>
              </w:rPr>
              <w:t>8.4%</w:t>
            </w:r>
          </w:p>
        </w:tc>
        <w:tc>
          <w:tcPr>
            <w:tcW w:w="1812" w:type="dxa"/>
            <w:vAlign w:val="center"/>
          </w:tcPr>
          <w:p w14:paraId="11452E28" w14:textId="77777777" w:rsidR="00081E08" w:rsidRPr="00C60A7F" w:rsidRDefault="00081E08" w:rsidP="004B0F82">
            <w:pPr>
              <w:ind w:firstLineChars="0" w:firstLine="0"/>
              <w:jc w:val="center"/>
              <w:rPr>
                <w:rFonts w:asciiTheme="minorEastAsia" w:eastAsiaTheme="minorEastAsia" w:hAnsiTheme="minorEastAsia" w:hint="eastAsia"/>
                <w:b/>
                <w:sz w:val="21"/>
                <w:szCs w:val="21"/>
              </w:rPr>
            </w:pPr>
            <w:r w:rsidRPr="00C60A7F">
              <w:rPr>
                <w:b/>
                <w:bCs/>
                <w:color w:val="000000"/>
                <w:sz w:val="21"/>
                <w:szCs w:val="21"/>
              </w:rPr>
              <w:t>25.1</w:t>
            </w:r>
          </w:p>
        </w:tc>
      </w:tr>
    </w:tbl>
    <w:p w14:paraId="3DCFA255" w14:textId="7986F9F3" w:rsidR="00081E08" w:rsidRDefault="00081E08" w:rsidP="00081E08">
      <w:pPr>
        <w:tabs>
          <w:tab w:val="left" w:pos="771"/>
        </w:tabs>
        <w:spacing w:line="400" w:lineRule="exact"/>
        <w:ind w:firstLine="480"/>
        <w:rPr>
          <w:bCs/>
          <w:szCs w:val="32"/>
        </w:rPr>
      </w:pPr>
      <w:r w:rsidRPr="00D82742">
        <w:t>本次实验的评价性指标</w:t>
      </w:r>
      <w:proofErr w:type="gramStart"/>
      <w:r w:rsidRPr="00D82742">
        <w:t>包括帧级</w:t>
      </w:r>
      <w:proofErr w:type="gramEnd"/>
      <w:r w:rsidRPr="00D82742">
        <w:t>AUC</w:t>
      </w:r>
      <w:r>
        <w:rPr>
          <w:rFonts w:hint="eastAsia"/>
        </w:rPr>
        <w:t>-</w:t>
      </w:r>
      <w:r w:rsidRPr="00D82742">
        <w:t>ROC</w:t>
      </w:r>
      <w:r w:rsidRPr="00D82742">
        <w:t>、模型参数量、误报率和推理速度</w:t>
      </w:r>
      <w:r w:rsidRPr="00D82742">
        <w:lastRenderedPageBreak/>
        <w:t>（</w:t>
      </w:r>
      <w:r w:rsidRPr="00D82742">
        <w:t>FPS</w:t>
      </w:r>
      <w:r w:rsidRPr="00D82742">
        <w:t>）。其中，误报率表示每</w:t>
      </w:r>
      <w:r w:rsidRPr="00D82742">
        <w:t>1000</w:t>
      </w:r>
      <w:r w:rsidRPr="00D82742">
        <w:t>帧中的误报</w:t>
      </w:r>
      <w:r w:rsidRPr="00D82742">
        <w:rPr>
          <w:rFonts w:hint="eastAsia"/>
        </w:rPr>
        <w:t>率</w:t>
      </w:r>
      <w:r w:rsidRPr="00D82742">
        <w:t>。实验结果表明，</w:t>
      </w:r>
      <w:r w:rsidRPr="00C66AF0">
        <w:rPr>
          <w:color w:val="FF0000"/>
          <w:highlight w:val="yellow"/>
        </w:rPr>
        <w:t>本章提出</w:t>
      </w:r>
      <w:r w:rsidR="00C66AF0" w:rsidRPr="00247966">
        <w:rPr>
          <w:rFonts w:cs="Times New Roman" w:hint="eastAsia"/>
          <w:color w:val="FF0000"/>
          <w:szCs w:val="21"/>
          <w:highlight w:val="yellow"/>
          <w:u w:val="single"/>
        </w:rPr>
        <w:t>【</w:t>
      </w:r>
      <w:r w:rsidR="00C66AF0">
        <w:rPr>
          <w:rFonts w:cs="Times New Roman" w:hint="eastAsia"/>
          <w:color w:val="FF0000"/>
          <w:szCs w:val="21"/>
          <w:highlight w:val="yellow"/>
          <w:u w:val="single"/>
        </w:rPr>
        <w:t>统一表述</w:t>
      </w:r>
      <w:r w:rsidR="00ED0A8B">
        <w:rPr>
          <w:rFonts w:cs="Times New Roman" w:hint="eastAsia"/>
          <w:color w:val="FF0000"/>
          <w:szCs w:val="21"/>
          <w:highlight w:val="yellow"/>
          <w:u w:val="single"/>
        </w:rPr>
        <w:t>为</w:t>
      </w:r>
      <w:r w:rsidR="00C66AF0">
        <w:rPr>
          <w:rFonts w:cs="Times New Roman" w:hint="eastAsia"/>
          <w:color w:val="FF0000"/>
          <w:szCs w:val="21"/>
          <w:highlight w:val="yellow"/>
          <w:u w:val="single"/>
        </w:rPr>
        <w:t>：提出方法。注意：</w:t>
      </w:r>
      <w:r w:rsidR="007E4B3A">
        <w:rPr>
          <w:rFonts w:cs="Times New Roman" w:hint="eastAsia"/>
          <w:color w:val="FF0000"/>
          <w:szCs w:val="21"/>
          <w:highlight w:val="yellow"/>
          <w:u w:val="single"/>
        </w:rPr>
        <w:t>所有</w:t>
      </w:r>
      <w:r w:rsidR="00C66AF0" w:rsidRPr="00247966">
        <w:rPr>
          <w:rFonts w:cs="Times New Roman" w:hint="eastAsia"/>
          <w:color w:val="FF0000"/>
          <w:szCs w:val="21"/>
          <w:highlight w:val="yellow"/>
          <w:u w:val="single"/>
        </w:rPr>
        <w:t>称呼</w:t>
      </w:r>
      <w:r w:rsidR="007E4B3A">
        <w:rPr>
          <w:rFonts w:cs="Times New Roman" w:hint="eastAsia"/>
          <w:color w:val="FF0000"/>
          <w:szCs w:val="21"/>
          <w:highlight w:val="yellow"/>
          <w:u w:val="single"/>
        </w:rPr>
        <w:t>、术语表述</w:t>
      </w:r>
      <w:r w:rsidR="00C66AF0" w:rsidRPr="00247966">
        <w:rPr>
          <w:rFonts w:cs="Times New Roman" w:hint="eastAsia"/>
          <w:color w:val="FF0000"/>
          <w:szCs w:val="21"/>
          <w:highlight w:val="yellow"/>
          <w:u w:val="single"/>
        </w:rPr>
        <w:t>全文要统一，其它的也都检查下】</w:t>
      </w:r>
      <w:r w:rsidRPr="00D82742">
        <w:t>的方法</w:t>
      </w:r>
      <w:proofErr w:type="gramStart"/>
      <w:r w:rsidRPr="00D82742">
        <w:t>在帧级</w:t>
      </w:r>
      <w:proofErr w:type="gramEnd"/>
      <w:r w:rsidRPr="00D82742">
        <w:t>AUCROC</w:t>
      </w:r>
      <w:r w:rsidRPr="00D82742">
        <w:t>上达到了</w:t>
      </w:r>
      <w:r w:rsidRPr="00D82742">
        <w:t>93.4</w:t>
      </w:r>
      <w:r>
        <w:rPr>
          <w:rFonts w:hint="eastAsia"/>
        </w:rPr>
        <w:t>%</w:t>
      </w:r>
      <w:r w:rsidRPr="00D82742">
        <w:t>，相较于其他对比</w:t>
      </w:r>
      <w:r>
        <w:rPr>
          <w:rFonts w:hint="eastAsia"/>
        </w:rPr>
        <w:t>方法</w:t>
      </w:r>
      <w:r w:rsidRPr="00D82742">
        <w:t>，分别提升了</w:t>
      </w:r>
      <w:r w:rsidRPr="00D82742">
        <w:t>4.5</w:t>
      </w:r>
      <w:r>
        <w:rPr>
          <w:rFonts w:hint="eastAsia"/>
        </w:rPr>
        <w:t>%</w:t>
      </w:r>
      <w:r w:rsidRPr="00D82742">
        <w:t>、</w:t>
      </w:r>
      <w:r w:rsidRPr="00D82742">
        <w:t>2.6</w:t>
      </w:r>
      <w:r>
        <w:rPr>
          <w:rFonts w:hint="eastAsia"/>
        </w:rPr>
        <w:t>%</w:t>
      </w:r>
      <w:r w:rsidRPr="00D82742">
        <w:t>、</w:t>
      </w:r>
      <w:r w:rsidRPr="00D82742">
        <w:t>1.7</w:t>
      </w:r>
      <w:r>
        <w:rPr>
          <w:rFonts w:hint="eastAsia"/>
        </w:rPr>
        <w:t>%</w:t>
      </w:r>
      <w:r w:rsidRPr="00D82742">
        <w:t>、</w:t>
      </w:r>
      <w:r w:rsidRPr="00D82742">
        <w:t>4</w:t>
      </w:r>
      <w:r>
        <w:rPr>
          <w:rFonts w:hint="eastAsia"/>
        </w:rPr>
        <w:t>%</w:t>
      </w:r>
      <w:r w:rsidRPr="00D82742">
        <w:t>和</w:t>
      </w:r>
      <w:r w:rsidRPr="00D82742">
        <w:t>0.5</w:t>
      </w:r>
      <w:r>
        <w:rPr>
          <w:rFonts w:hint="eastAsia"/>
        </w:rPr>
        <w:t>%</w:t>
      </w:r>
      <w:r w:rsidRPr="00D82742">
        <w:t>，</w:t>
      </w:r>
      <w:r w:rsidRPr="00D82742">
        <w:rPr>
          <w:rFonts w:hint="eastAsia"/>
        </w:rPr>
        <w:t>明显优于其他对比</w:t>
      </w:r>
      <w:r>
        <w:rPr>
          <w:rFonts w:hint="eastAsia"/>
        </w:rPr>
        <w:t>方法</w:t>
      </w:r>
      <w:r w:rsidRPr="00D82742">
        <w:t>。</w:t>
      </w:r>
      <w:proofErr w:type="spellStart"/>
      <w:r w:rsidRPr="004707E7">
        <w:t>DifferNet</w:t>
      </w:r>
      <w:proofErr w:type="spellEnd"/>
      <w:r w:rsidRPr="004707E7">
        <w:t>是首个将流模型应用于工业异常检测的</w:t>
      </w:r>
      <w:r>
        <w:t>方法</w:t>
      </w:r>
      <w:r w:rsidRPr="004707E7">
        <w:t>，它通过使用相同的特征提取模块提取多尺度特征，并利用归一化流将特征转换为正态分布进行异常检测。然而，</w:t>
      </w:r>
      <w:r>
        <w:rPr>
          <w:rFonts w:hint="eastAsia"/>
        </w:rPr>
        <w:t>提出</w:t>
      </w:r>
      <w:r w:rsidRPr="004707E7">
        <w:t>方法在特征提取阶段表现出更优的效果，特别是在处理钢丝绳数据中不同尺度的缺陷时，本方法能够更好地适应多尺度特征，从而显著提高了检测精度，</w:t>
      </w:r>
      <w:proofErr w:type="gramStart"/>
      <w:r w:rsidRPr="004707E7">
        <w:t>其帧级</w:t>
      </w:r>
      <w:proofErr w:type="gramEnd"/>
      <w:r w:rsidRPr="004707E7">
        <w:t>AUCROC</w:t>
      </w:r>
      <w:r w:rsidRPr="004707E7">
        <w:t>明显高于</w:t>
      </w:r>
      <w:proofErr w:type="spellStart"/>
      <w:r w:rsidRPr="004707E7">
        <w:t>DifferNet</w:t>
      </w:r>
      <w:proofErr w:type="spellEnd"/>
      <w:r w:rsidRPr="004707E7">
        <w:t>。</w:t>
      </w:r>
      <w:proofErr w:type="spellStart"/>
      <w:r w:rsidRPr="004707E7">
        <w:t>CFlow</w:t>
      </w:r>
      <w:proofErr w:type="spellEnd"/>
      <w:r w:rsidRPr="004707E7">
        <w:t>-AD</w:t>
      </w:r>
      <w:r w:rsidRPr="004707E7">
        <w:t>和</w:t>
      </w:r>
      <w:proofErr w:type="spellStart"/>
      <w:r w:rsidRPr="004707E7">
        <w:t>CSflow</w:t>
      </w:r>
      <w:proofErr w:type="spellEnd"/>
      <w:r w:rsidRPr="004707E7">
        <w:t>-AD</w:t>
      </w:r>
      <w:r w:rsidRPr="004707E7">
        <w:t>通过优化特征提取来提高检测效率，特别是在通过编解码器结构扩展归一化流模型至</w:t>
      </w:r>
      <w:proofErr w:type="gramStart"/>
      <w:r w:rsidRPr="004707E7">
        <w:t>像素级</w:t>
      </w:r>
      <w:proofErr w:type="gramEnd"/>
      <w:r w:rsidRPr="004707E7">
        <w:t>异常定位方面，尽管它们在处理多尺度特征时有一定改进，但未能充分考虑空间上下文信息，</w:t>
      </w:r>
      <w:r w:rsidRPr="004707E7">
        <w:rPr>
          <w:bCs/>
          <w:szCs w:val="32"/>
        </w:rPr>
        <w:t>导致检测精度</w:t>
      </w:r>
      <w:r>
        <w:rPr>
          <w:rFonts w:hint="eastAsia"/>
          <w:bCs/>
          <w:szCs w:val="32"/>
        </w:rPr>
        <w:t>略低</w:t>
      </w:r>
      <w:r w:rsidRPr="004707E7">
        <w:rPr>
          <w:bCs/>
          <w:szCs w:val="32"/>
        </w:rPr>
        <w:t>。相比之下，</w:t>
      </w:r>
      <w:r>
        <w:rPr>
          <w:rFonts w:hint="eastAsia"/>
          <w:bCs/>
          <w:szCs w:val="32"/>
        </w:rPr>
        <w:t>本章提出</w:t>
      </w:r>
      <w:r w:rsidRPr="004707E7">
        <w:rPr>
          <w:bCs/>
          <w:szCs w:val="32"/>
        </w:rPr>
        <w:t>方法有效结合了空间上下文信息和多尺度特征处理，从而显著提高了检测精度。</w:t>
      </w:r>
      <w:r w:rsidRPr="004707E7">
        <w:rPr>
          <w:bCs/>
          <w:szCs w:val="32"/>
        </w:rPr>
        <w:t>Fastflow</w:t>
      </w:r>
      <w:r w:rsidRPr="004707E7">
        <w:rPr>
          <w:bCs/>
          <w:szCs w:val="32"/>
        </w:rPr>
        <w:t>虽然通过</w:t>
      </w:r>
      <w:r w:rsidRPr="004707E7">
        <w:rPr>
          <w:bCs/>
          <w:szCs w:val="32"/>
        </w:rPr>
        <w:t>2D</w:t>
      </w:r>
      <w:r w:rsidRPr="004707E7">
        <w:rPr>
          <w:bCs/>
          <w:szCs w:val="32"/>
        </w:rPr>
        <w:t>流模型实现了端到端推理，且在某些方面表现较为良好，但由于钢丝绳数据的多尺度特性，</w:t>
      </w:r>
      <w:r w:rsidRPr="004707E7">
        <w:rPr>
          <w:bCs/>
          <w:szCs w:val="32"/>
        </w:rPr>
        <w:t>Fastflow</w:t>
      </w:r>
      <w:r w:rsidRPr="004707E7">
        <w:rPr>
          <w:bCs/>
          <w:szCs w:val="32"/>
        </w:rPr>
        <w:t>的</w:t>
      </w:r>
      <w:r w:rsidRPr="004707E7">
        <w:rPr>
          <w:bCs/>
          <w:szCs w:val="32"/>
        </w:rPr>
        <w:t>AUCROC</w:t>
      </w:r>
      <w:r w:rsidRPr="004707E7">
        <w:rPr>
          <w:bCs/>
          <w:szCs w:val="32"/>
        </w:rPr>
        <w:t>为</w:t>
      </w:r>
      <w:r w:rsidRPr="004707E7">
        <w:rPr>
          <w:bCs/>
          <w:szCs w:val="32"/>
        </w:rPr>
        <w:t>90.4</w:t>
      </w:r>
      <w:r>
        <w:rPr>
          <w:rFonts w:hint="eastAsia"/>
          <w:bCs/>
          <w:szCs w:val="32"/>
        </w:rPr>
        <w:t>%</w:t>
      </w:r>
      <w:r w:rsidRPr="004707E7">
        <w:rPr>
          <w:bCs/>
          <w:szCs w:val="32"/>
        </w:rPr>
        <w:t>，</w:t>
      </w:r>
      <w:r w:rsidR="008B5883">
        <w:rPr>
          <w:rFonts w:hint="eastAsia"/>
          <w:bCs/>
          <w:szCs w:val="32"/>
        </w:rPr>
        <w:t>本方法</w:t>
      </w:r>
      <w:r>
        <w:rPr>
          <w:rFonts w:hint="eastAsia"/>
          <w:bCs/>
          <w:szCs w:val="32"/>
        </w:rPr>
        <w:t>提出</w:t>
      </w:r>
      <w:r w:rsidRPr="004707E7">
        <w:rPr>
          <w:bCs/>
          <w:szCs w:val="32"/>
        </w:rPr>
        <w:t>方法能够更有效地处理多尺度特征，因此其检测精度表现优于</w:t>
      </w:r>
      <w:r w:rsidRPr="004707E7">
        <w:rPr>
          <w:bCs/>
          <w:szCs w:val="32"/>
        </w:rPr>
        <w:t>Fastflow</w:t>
      </w:r>
      <w:r w:rsidRPr="004707E7">
        <w:rPr>
          <w:bCs/>
          <w:szCs w:val="32"/>
        </w:rPr>
        <w:t>。</w:t>
      </w:r>
      <w:proofErr w:type="spellStart"/>
      <w:r w:rsidRPr="004707E7">
        <w:rPr>
          <w:bCs/>
          <w:szCs w:val="32"/>
        </w:rPr>
        <w:t>PyramidFlow</w:t>
      </w:r>
      <w:proofErr w:type="spellEnd"/>
      <w:r w:rsidRPr="004707E7">
        <w:rPr>
          <w:bCs/>
          <w:szCs w:val="32"/>
        </w:rPr>
        <w:t>-AD</w:t>
      </w:r>
      <w:r w:rsidRPr="004707E7">
        <w:rPr>
          <w:bCs/>
          <w:szCs w:val="32"/>
        </w:rPr>
        <w:t>提出了潜在模板匹配的方法，融合了基于重建、基于特征嵌入和概率空间重建等优点。然而，由于未能充分利用先验知识，</w:t>
      </w:r>
      <w:proofErr w:type="spellStart"/>
      <w:r w:rsidRPr="004707E7">
        <w:rPr>
          <w:bCs/>
          <w:szCs w:val="32"/>
        </w:rPr>
        <w:t>PyramidFlow</w:t>
      </w:r>
      <w:proofErr w:type="spellEnd"/>
      <w:r w:rsidRPr="004707E7">
        <w:rPr>
          <w:bCs/>
          <w:szCs w:val="32"/>
        </w:rPr>
        <w:t>-AD</w:t>
      </w:r>
      <w:r w:rsidRPr="004707E7">
        <w:rPr>
          <w:bCs/>
          <w:szCs w:val="32"/>
        </w:rPr>
        <w:t>在复杂场景下的定位精度存在一定的偏差和模糊问题。因此，尽管</w:t>
      </w:r>
      <w:proofErr w:type="spellStart"/>
      <w:r w:rsidRPr="004707E7">
        <w:rPr>
          <w:bCs/>
          <w:szCs w:val="32"/>
        </w:rPr>
        <w:t>PyramidFlow</w:t>
      </w:r>
      <w:proofErr w:type="spellEnd"/>
      <w:r w:rsidRPr="004707E7">
        <w:rPr>
          <w:bCs/>
          <w:szCs w:val="32"/>
        </w:rPr>
        <w:t>-AD</w:t>
      </w:r>
      <w:r w:rsidRPr="004707E7">
        <w:rPr>
          <w:bCs/>
          <w:szCs w:val="32"/>
        </w:rPr>
        <w:t>在某些情况下具有较好的性能，但在检测精度上仍不及</w:t>
      </w:r>
      <w:r>
        <w:rPr>
          <w:rFonts w:hint="eastAsia"/>
          <w:bCs/>
          <w:szCs w:val="32"/>
        </w:rPr>
        <w:t>提出</w:t>
      </w:r>
      <w:r w:rsidRPr="004707E7">
        <w:rPr>
          <w:bCs/>
          <w:szCs w:val="32"/>
        </w:rPr>
        <w:t>方法。</w:t>
      </w:r>
    </w:p>
    <w:p w14:paraId="61935A03" w14:textId="00C2F40D" w:rsidR="00081E08" w:rsidRDefault="00081E08" w:rsidP="00081E08">
      <w:pPr>
        <w:tabs>
          <w:tab w:val="left" w:pos="771"/>
        </w:tabs>
        <w:spacing w:line="400" w:lineRule="exact"/>
        <w:ind w:firstLine="480"/>
        <w:rPr>
          <w:bCs/>
          <w:szCs w:val="32"/>
        </w:rPr>
      </w:pPr>
      <w:r w:rsidRPr="00D82742">
        <w:rPr>
          <w:bCs/>
          <w:szCs w:val="32"/>
        </w:rPr>
        <w:t>在模型参数量和推理速度方面，</w:t>
      </w:r>
      <w:r w:rsidR="008B5883">
        <w:rPr>
          <w:rFonts w:hint="eastAsia"/>
          <w:bCs/>
          <w:szCs w:val="32"/>
        </w:rPr>
        <w:t>本文</w:t>
      </w:r>
      <w:r w:rsidRPr="00D82742">
        <w:rPr>
          <w:rFonts w:hint="eastAsia"/>
          <w:bCs/>
          <w:szCs w:val="32"/>
        </w:rPr>
        <w:t>提出</w:t>
      </w:r>
      <w:r w:rsidRPr="00D82742">
        <w:rPr>
          <w:bCs/>
          <w:szCs w:val="32"/>
        </w:rPr>
        <w:t>方法为</w:t>
      </w:r>
      <w:r w:rsidRPr="00D82742">
        <w:rPr>
          <w:bCs/>
          <w:szCs w:val="32"/>
        </w:rPr>
        <w:t>60.1M</w:t>
      </w:r>
      <w:r w:rsidRPr="00D82742">
        <w:rPr>
          <w:bCs/>
          <w:szCs w:val="32"/>
        </w:rPr>
        <w:t>参数和</w:t>
      </w:r>
      <w:r w:rsidRPr="00D82742">
        <w:rPr>
          <w:rFonts w:hint="eastAsia"/>
          <w:bCs/>
          <w:szCs w:val="32"/>
        </w:rPr>
        <w:t>25</w:t>
      </w:r>
      <w:r w:rsidRPr="00D82742">
        <w:rPr>
          <w:bCs/>
          <w:szCs w:val="32"/>
        </w:rPr>
        <w:t>.1FPS</w:t>
      </w:r>
      <w:r w:rsidRPr="00D82742">
        <w:rPr>
          <w:bCs/>
          <w:szCs w:val="32"/>
        </w:rPr>
        <w:t>推理速度，分别在对比方法中位居次优和</w:t>
      </w:r>
      <w:r>
        <w:rPr>
          <w:rFonts w:hint="eastAsia"/>
          <w:bCs/>
          <w:szCs w:val="32"/>
        </w:rPr>
        <w:t>最优</w:t>
      </w:r>
      <w:r w:rsidRPr="00D82742">
        <w:rPr>
          <w:bCs/>
          <w:szCs w:val="32"/>
        </w:rPr>
        <w:t>。</w:t>
      </w:r>
      <w:proofErr w:type="spellStart"/>
      <w:r w:rsidRPr="00D82742">
        <w:rPr>
          <w:bCs/>
          <w:szCs w:val="32"/>
        </w:rPr>
        <w:t>PyramidFlow</w:t>
      </w:r>
      <w:proofErr w:type="spellEnd"/>
      <w:r w:rsidRPr="00D82742">
        <w:rPr>
          <w:bCs/>
          <w:szCs w:val="32"/>
        </w:rPr>
        <w:t>-AD</w:t>
      </w:r>
      <w:r w:rsidRPr="00D82742">
        <w:rPr>
          <w:rFonts w:hint="eastAsia"/>
          <w:bCs/>
          <w:szCs w:val="32"/>
        </w:rPr>
        <w:t>因为</w:t>
      </w:r>
      <w:r w:rsidRPr="00D82742">
        <w:rPr>
          <w:bCs/>
          <w:szCs w:val="32"/>
        </w:rPr>
        <w:t>没有使用先验知识，因此其模型参数量为</w:t>
      </w:r>
      <w:r w:rsidRPr="00D82742">
        <w:rPr>
          <w:bCs/>
          <w:szCs w:val="32"/>
        </w:rPr>
        <w:t>54.3M</w:t>
      </w:r>
      <w:r w:rsidRPr="00D82742">
        <w:rPr>
          <w:bCs/>
          <w:szCs w:val="32"/>
        </w:rPr>
        <w:t>，优于其他方法，但由于采用模板匹配方法，推理速度较慢。</w:t>
      </w:r>
      <w:proofErr w:type="spellStart"/>
      <w:r w:rsidRPr="00D82742">
        <w:rPr>
          <w:bCs/>
          <w:szCs w:val="32"/>
        </w:rPr>
        <w:t>CFlow</w:t>
      </w:r>
      <w:proofErr w:type="spellEnd"/>
      <w:r w:rsidRPr="00D82742">
        <w:rPr>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相较于</w:t>
      </w:r>
      <w:proofErr w:type="spellStart"/>
      <w:r w:rsidRPr="00D82742">
        <w:rPr>
          <w:bCs/>
          <w:szCs w:val="32"/>
        </w:rPr>
        <w:t>DifferNet</w:t>
      </w:r>
      <w:proofErr w:type="spellEnd"/>
      <w:r w:rsidRPr="00D82742">
        <w:rPr>
          <w:bCs/>
          <w:szCs w:val="32"/>
        </w:rPr>
        <w:t>和</w:t>
      </w:r>
      <w:r w:rsidRPr="00D82742">
        <w:rPr>
          <w:bCs/>
          <w:szCs w:val="32"/>
        </w:rPr>
        <w:t>Fastflow</w:t>
      </w:r>
      <w:r w:rsidRPr="00D82742">
        <w:rPr>
          <w:bCs/>
          <w:szCs w:val="32"/>
        </w:rPr>
        <w:t>，采用了特征金字塔和多尺度特征融合策略，因此它们的参数量较高。由于多尺度流模块融合策略不同，</w:t>
      </w:r>
      <w:proofErr w:type="spellStart"/>
      <w:r w:rsidRPr="00D82742">
        <w:rPr>
          <w:bCs/>
          <w:szCs w:val="32"/>
        </w:rPr>
        <w:t>CFlow</w:t>
      </w:r>
      <w:proofErr w:type="spellEnd"/>
      <w:r w:rsidRPr="00D82742">
        <w:rPr>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的推理速度弱于本方法。</w:t>
      </w:r>
      <w:r w:rsidRPr="00D82742">
        <w:rPr>
          <w:bCs/>
          <w:szCs w:val="32"/>
        </w:rPr>
        <w:t>Fastflow-AD</w:t>
      </w:r>
      <w:r w:rsidRPr="00D82742">
        <w:rPr>
          <w:bCs/>
          <w:szCs w:val="32"/>
        </w:rPr>
        <w:t>则由于其端到端的轻量化结构，参数量和推理速度均优于大多数对比方法。</w:t>
      </w:r>
    </w:p>
    <w:p w14:paraId="39AEDD71" w14:textId="77777777" w:rsidR="00081E08" w:rsidRDefault="00081E08" w:rsidP="00081E08">
      <w:pPr>
        <w:keepNext/>
        <w:ind w:firstLine="480"/>
        <w:jc w:val="center"/>
      </w:pPr>
      <w:r w:rsidRPr="00690751">
        <w:rPr>
          <w:bCs/>
          <w:noProof/>
          <w:szCs w:val="32"/>
        </w:rPr>
        <w:lastRenderedPageBreak/>
        <w:drawing>
          <wp:inline distT="0" distB="0" distL="0" distR="0" wp14:anchorId="77AFAF0C" wp14:editId="29DB5287">
            <wp:extent cx="4506186" cy="3759959"/>
            <wp:effectExtent l="0" t="0" r="8890" b="0"/>
            <wp:docPr id="1360006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76979" name=""/>
                    <pic:cNvPicPr/>
                  </pic:nvPicPr>
                  <pic:blipFill>
                    <a:blip r:embed="rId111"/>
                    <a:stretch>
                      <a:fillRect/>
                    </a:stretch>
                  </pic:blipFill>
                  <pic:spPr>
                    <a:xfrm>
                      <a:off x="0" y="0"/>
                      <a:ext cx="4541203" cy="3789177"/>
                    </a:xfrm>
                    <a:prstGeom prst="rect">
                      <a:avLst/>
                    </a:prstGeom>
                  </pic:spPr>
                </pic:pic>
              </a:graphicData>
            </a:graphic>
          </wp:inline>
        </w:drawing>
      </w:r>
    </w:p>
    <w:p w14:paraId="67FB6657" w14:textId="1BB03B15" w:rsidR="003E2EB2" w:rsidRDefault="00081E08" w:rsidP="00081E08">
      <w:pPr>
        <w:pStyle w:val="ae"/>
        <w:ind w:firstLine="420"/>
      </w:pPr>
      <w:r>
        <w:rPr>
          <w:rFonts w:hint="eastAsia"/>
        </w:rPr>
        <w:t>图</w:t>
      </w:r>
      <w:r>
        <w:rPr>
          <w:rFonts w:hint="eastAsia"/>
        </w:rPr>
        <w:t xml:space="preserve"> 4.1 </w:t>
      </w:r>
      <w:r>
        <w:rPr>
          <w:rFonts w:hint="eastAsia"/>
        </w:rPr>
        <w:t>可视化结果图</w:t>
      </w:r>
    </w:p>
    <w:p w14:paraId="77606DF5" w14:textId="7E22F387" w:rsidR="00081E08" w:rsidRDefault="00081E08" w:rsidP="00081E08">
      <w:pPr>
        <w:tabs>
          <w:tab w:val="left" w:pos="771"/>
        </w:tabs>
        <w:spacing w:line="400" w:lineRule="exact"/>
        <w:ind w:firstLine="480"/>
        <w:rPr>
          <w:bCs/>
          <w:szCs w:val="32"/>
        </w:rPr>
      </w:pPr>
      <w:r w:rsidRPr="00D82742">
        <w:rPr>
          <w:bCs/>
          <w:szCs w:val="32"/>
        </w:rPr>
        <w:t>对比</w:t>
      </w:r>
      <w:r>
        <w:rPr>
          <w:bCs/>
          <w:szCs w:val="32"/>
        </w:rPr>
        <w:t>方法</w:t>
      </w:r>
      <w:r w:rsidRPr="00D82742">
        <w:rPr>
          <w:bCs/>
          <w:szCs w:val="32"/>
        </w:rPr>
        <w:t>和</w:t>
      </w:r>
      <w:r w:rsidRPr="00C66AF0">
        <w:rPr>
          <w:bCs/>
          <w:color w:val="FF0000"/>
          <w:szCs w:val="32"/>
          <w:highlight w:val="yellow"/>
        </w:rPr>
        <w:t>本章方法</w:t>
      </w:r>
      <w:r w:rsidRPr="00D82742">
        <w:rPr>
          <w:bCs/>
          <w:szCs w:val="32"/>
        </w:rPr>
        <w:t>的可视化结果</w:t>
      </w:r>
      <w:r w:rsidRPr="00C60074">
        <w:rPr>
          <w:bCs/>
          <w:color w:val="000000" w:themeColor="text1"/>
          <w:szCs w:val="32"/>
        </w:rPr>
        <w:t>如图</w:t>
      </w:r>
      <w:r w:rsidRPr="00C60074">
        <w:rPr>
          <w:rFonts w:hint="eastAsia"/>
          <w:bCs/>
          <w:color w:val="000000" w:themeColor="text1"/>
          <w:szCs w:val="32"/>
        </w:rPr>
        <w:t>4.</w:t>
      </w:r>
      <w:r>
        <w:rPr>
          <w:rFonts w:hint="eastAsia"/>
          <w:bCs/>
          <w:color w:val="000000" w:themeColor="text1"/>
          <w:szCs w:val="32"/>
        </w:rPr>
        <w:t>10</w:t>
      </w:r>
      <w:r w:rsidRPr="00C60074">
        <w:rPr>
          <w:bCs/>
          <w:color w:val="000000" w:themeColor="text1"/>
          <w:szCs w:val="32"/>
        </w:rPr>
        <w:t>所示</w:t>
      </w:r>
      <w:r w:rsidRPr="00D82742">
        <w:rPr>
          <w:bCs/>
          <w:szCs w:val="32"/>
        </w:rPr>
        <w:t>。由于钢丝绳的缺陷在不同尺度下表现为从小到大的变化，并且受实际工况影响，视频常常呈现不同亮度，因此</w:t>
      </w:r>
      <w:r>
        <w:rPr>
          <w:rFonts w:hint="eastAsia"/>
          <w:bCs/>
          <w:szCs w:val="32"/>
        </w:rPr>
        <w:t>本次实验环境使用相同照度，缺陷大小尺度不同</w:t>
      </w:r>
      <w:r w:rsidRPr="00D82742">
        <w:rPr>
          <w:bCs/>
          <w:szCs w:val="32"/>
        </w:rPr>
        <w:t>。从实验结果图中可以看出，其他对比方法在缺陷定位、定位准确性和误检方面存在不同程度的问题。</w:t>
      </w:r>
      <w:proofErr w:type="spellStart"/>
      <w:r w:rsidRPr="00D82742">
        <w:rPr>
          <w:bCs/>
          <w:szCs w:val="32"/>
        </w:rPr>
        <w:t>DifferNet</w:t>
      </w:r>
      <w:proofErr w:type="spellEnd"/>
      <w:r>
        <w:rPr>
          <w:rFonts w:hint="eastAsia"/>
          <w:bCs/>
          <w:szCs w:val="32"/>
        </w:rPr>
        <w:t>在检测断丝时，</w:t>
      </w:r>
      <w:r w:rsidRPr="00C60074">
        <w:rPr>
          <w:rFonts w:hint="eastAsia"/>
          <w:bCs/>
          <w:color w:val="000000" w:themeColor="text1"/>
          <w:szCs w:val="32"/>
        </w:rPr>
        <w:t>如图</w:t>
      </w:r>
      <w:r w:rsidRPr="00C60074">
        <w:rPr>
          <w:rFonts w:hint="eastAsia"/>
          <w:bCs/>
          <w:color w:val="000000" w:themeColor="text1"/>
          <w:szCs w:val="32"/>
        </w:rPr>
        <w:t>4.10</w:t>
      </w:r>
      <w:r w:rsidRPr="00C60074">
        <w:rPr>
          <w:rFonts w:hint="eastAsia"/>
          <w:bCs/>
          <w:color w:val="000000" w:themeColor="text1"/>
          <w:szCs w:val="32"/>
        </w:rPr>
        <w:t>第二行所示</w:t>
      </w:r>
      <w:r>
        <w:rPr>
          <w:rFonts w:hint="eastAsia"/>
          <w:bCs/>
          <w:szCs w:val="32"/>
        </w:rPr>
        <w:t>，</w:t>
      </w:r>
      <w:r w:rsidRPr="00D82742">
        <w:rPr>
          <w:bCs/>
          <w:szCs w:val="32"/>
        </w:rPr>
        <w:t>出现了检测不到缺陷的情况</w:t>
      </w:r>
      <w:r>
        <w:rPr>
          <w:rFonts w:hint="eastAsia"/>
          <w:bCs/>
          <w:szCs w:val="32"/>
        </w:rPr>
        <w:t>。</w:t>
      </w:r>
      <w:proofErr w:type="spellStart"/>
      <w:r w:rsidRPr="00D82742">
        <w:rPr>
          <w:bCs/>
          <w:szCs w:val="32"/>
        </w:rPr>
        <w:t>C</w:t>
      </w:r>
      <w:r>
        <w:rPr>
          <w:rFonts w:hint="eastAsia"/>
          <w:bCs/>
          <w:szCs w:val="32"/>
        </w:rPr>
        <w:t>F</w:t>
      </w:r>
      <w:r w:rsidRPr="00D82742">
        <w:rPr>
          <w:bCs/>
          <w:szCs w:val="32"/>
        </w:rPr>
        <w:t>low</w:t>
      </w:r>
      <w:proofErr w:type="spellEnd"/>
      <w:r w:rsidRPr="00D82742">
        <w:rPr>
          <w:rFonts w:hint="eastAsia"/>
          <w:bCs/>
          <w:szCs w:val="32"/>
        </w:rPr>
        <w:t>-AD</w:t>
      </w:r>
      <w:r w:rsidRPr="00D82742">
        <w:rPr>
          <w:bCs/>
          <w:szCs w:val="32"/>
        </w:rPr>
        <w:t>和</w:t>
      </w:r>
      <w:proofErr w:type="spellStart"/>
      <w:r w:rsidRPr="00D82742">
        <w:rPr>
          <w:bCs/>
          <w:szCs w:val="32"/>
        </w:rPr>
        <w:t>CSflow</w:t>
      </w:r>
      <w:proofErr w:type="spellEnd"/>
      <w:r w:rsidRPr="00D82742">
        <w:rPr>
          <w:bCs/>
          <w:szCs w:val="32"/>
        </w:rPr>
        <w:t>-AD</w:t>
      </w:r>
      <w:r w:rsidRPr="00D82742">
        <w:rPr>
          <w:bCs/>
          <w:szCs w:val="32"/>
        </w:rPr>
        <w:t>则表现出过大的检测范围，部分非缺陷区域也被误判为缺陷区域，造成了正常区域的错误检测</w:t>
      </w:r>
      <w:r>
        <w:rPr>
          <w:rFonts w:hint="eastAsia"/>
          <w:bCs/>
          <w:szCs w:val="32"/>
        </w:rPr>
        <w:t>，而且在缺陷尺度较小时则会出现漏检的情况，如</w:t>
      </w:r>
      <w:r w:rsidRPr="00C60074">
        <w:rPr>
          <w:rFonts w:hint="eastAsia"/>
          <w:bCs/>
          <w:color w:val="000000" w:themeColor="text1"/>
          <w:szCs w:val="32"/>
        </w:rPr>
        <w:t>图</w:t>
      </w:r>
      <w:r w:rsidRPr="00C60074">
        <w:rPr>
          <w:rFonts w:hint="eastAsia"/>
          <w:bCs/>
          <w:color w:val="000000" w:themeColor="text1"/>
          <w:szCs w:val="32"/>
        </w:rPr>
        <w:t>4.</w:t>
      </w:r>
      <w:r>
        <w:rPr>
          <w:rFonts w:hint="eastAsia"/>
          <w:bCs/>
          <w:color w:val="000000" w:themeColor="text1"/>
          <w:szCs w:val="32"/>
        </w:rPr>
        <w:t>10</w:t>
      </w:r>
      <w:r w:rsidRPr="00C60074">
        <w:rPr>
          <w:rFonts w:hint="eastAsia"/>
          <w:bCs/>
          <w:color w:val="000000" w:themeColor="text1"/>
          <w:szCs w:val="32"/>
        </w:rPr>
        <w:t>第四行所示</w:t>
      </w:r>
      <w:r w:rsidRPr="00D82742">
        <w:rPr>
          <w:bCs/>
          <w:szCs w:val="32"/>
        </w:rPr>
        <w:t>。而</w:t>
      </w:r>
      <w:r w:rsidRPr="00D82742">
        <w:rPr>
          <w:bCs/>
          <w:szCs w:val="32"/>
        </w:rPr>
        <w:t>Fastflow</w:t>
      </w:r>
      <w:r w:rsidRPr="00D82742">
        <w:rPr>
          <w:rFonts w:hint="eastAsia"/>
          <w:bCs/>
          <w:szCs w:val="32"/>
        </w:rPr>
        <w:t>-AD</w:t>
      </w:r>
      <w:r w:rsidRPr="00D82742">
        <w:rPr>
          <w:bCs/>
          <w:szCs w:val="32"/>
        </w:rPr>
        <w:t>在缺陷检测上表现尚可，但其缺乏足够的能力区分缺陷特征，导致局部区域出现误报</w:t>
      </w:r>
      <w:r>
        <w:rPr>
          <w:rFonts w:hint="eastAsia"/>
          <w:bCs/>
          <w:szCs w:val="32"/>
        </w:rPr>
        <w:t>，而且小尺度缺陷也会出现漏检情况</w:t>
      </w:r>
      <w:r w:rsidRPr="00D82742">
        <w:rPr>
          <w:bCs/>
          <w:szCs w:val="32"/>
        </w:rPr>
        <w:t>。</w:t>
      </w:r>
      <w:proofErr w:type="spellStart"/>
      <w:r w:rsidRPr="00D82742">
        <w:rPr>
          <w:bCs/>
          <w:szCs w:val="32"/>
        </w:rPr>
        <w:t>PyramidFlow</w:t>
      </w:r>
      <w:proofErr w:type="spellEnd"/>
      <w:r w:rsidRPr="00D82742">
        <w:rPr>
          <w:bCs/>
          <w:szCs w:val="32"/>
        </w:rPr>
        <w:t>-AD</w:t>
      </w:r>
      <w:r w:rsidRPr="00D82742">
        <w:rPr>
          <w:bCs/>
          <w:szCs w:val="32"/>
        </w:rPr>
        <w:t>的检测效果与本方法相近，但由于特征提取的不足，面对多种缺陷叠加或细微缺陷时，检测效果略有欠缺。综合来看，</w:t>
      </w:r>
      <w:r w:rsidR="008B5883">
        <w:rPr>
          <w:rFonts w:hint="eastAsia"/>
          <w:bCs/>
          <w:szCs w:val="32"/>
        </w:rPr>
        <w:t>本文</w:t>
      </w:r>
      <w:r w:rsidRPr="00D82742">
        <w:rPr>
          <w:bCs/>
          <w:szCs w:val="32"/>
        </w:rPr>
        <w:t>提出的方法在检测精度上表现优异，能够更好地区分缺陷和非缺陷区域，几乎没有误报或漏检现象。</w:t>
      </w:r>
    </w:p>
    <w:p w14:paraId="0458AE66" w14:textId="299314EE" w:rsidR="00081E08" w:rsidRDefault="00081E08" w:rsidP="00081E08">
      <w:pPr>
        <w:pStyle w:val="3"/>
        <w:ind w:firstLine="560"/>
      </w:pPr>
      <w:r>
        <w:rPr>
          <w:rFonts w:hint="eastAsia"/>
        </w:rPr>
        <w:t>4.3</w:t>
      </w:r>
      <w:r>
        <w:rPr>
          <w:rFonts w:hint="eastAsia"/>
        </w:rPr>
        <w:t>消融实验分析</w:t>
      </w:r>
    </w:p>
    <w:p w14:paraId="64D98D50" w14:textId="72EF9047" w:rsidR="00081E08" w:rsidRDefault="00081E08" w:rsidP="00081E08">
      <w:pPr>
        <w:spacing w:line="400" w:lineRule="exact"/>
        <w:ind w:firstLine="480"/>
        <w:rPr>
          <w:color w:val="000000"/>
          <w:kern w:val="0"/>
        </w:rPr>
      </w:pPr>
      <w:r w:rsidRPr="00312D7B">
        <w:rPr>
          <w:color w:val="000000"/>
          <w:kern w:val="0"/>
        </w:rPr>
        <w:t>为了验证</w:t>
      </w:r>
      <w:r>
        <w:rPr>
          <w:rFonts w:hint="eastAsia"/>
          <w:color w:val="000000"/>
          <w:kern w:val="0"/>
        </w:rPr>
        <w:t>基于流模型的视频缺陷检测方法</w:t>
      </w:r>
      <w:r w:rsidRPr="00312D7B">
        <w:rPr>
          <w:color w:val="000000"/>
          <w:kern w:val="0"/>
        </w:rPr>
        <w:t>应用于矿井提升机缺陷检测</w:t>
      </w:r>
      <w:r>
        <w:rPr>
          <w:color w:val="000000"/>
          <w:kern w:val="0"/>
        </w:rPr>
        <w:t>方法</w:t>
      </w:r>
      <w:r w:rsidRPr="00312D7B">
        <w:rPr>
          <w:color w:val="000000"/>
          <w:kern w:val="0"/>
        </w:rPr>
        <w:t>的有效性，本节将通过消融实验分别验证缺陷检测网络中的各个网络模块的作用。</w:t>
      </w:r>
      <w:r>
        <w:rPr>
          <w:rFonts w:hint="eastAsia"/>
          <w:color w:val="000000"/>
          <w:kern w:val="0"/>
        </w:rPr>
        <w:t>消融</w:t>
      </w:r>
      <w:proofErr w:type="gramStart"/>
      <w:r>
        <w:rPr>
          <w:rFonts w:hint="eastAsia"/>
          <w:color w:val="000000"/>
          <w:kern w:val="0"/>
        </w:rPr>
        <w:t>实验实验</w:t>
      </w:r>
      <w:proofErr w:type="gramEnd"/>
      <w:r>
        <w:rPr>
          <w:rFonts w:hint="eastAsia"/>
          <w:color w:val="000000"/>
          <w:kern w:val="0"/>
        </w:rPr>
        <w:t>统计表如表</w:t>
      </w:r>
      <w:r>
        <w:rPr>
          <w:rFonts w:hint="eastAsia"/>
          <w:color w:val="000000"/>
          <w:kern w:val="0"/>
        </w:rPr>
        <w:t>4.2</w:t>
      </w:r>
      <w:r>
        <w:rPr>
          <w:rFonts w:hint="eastAsia"/>
          <w:color w:val="000000"/>
          <w:kern w:val="0"/>
        </w:rPr>
        <w:t>所示。其中</w:t>
      </w:r>
      <w:r w:rsidRPr="00312D7B">
        <w:rPr>
          <w:color w:val="000000"/>
          <w:kern w:val="0"/>
        </w:rPr>
        <w:t>矿井环境感知增强模块由</w:t>
      </w:r>
      <w:r w:rsidRPr="00312D7B">
        <w:rPr>
          <w:color w:val="000000"/>
          <w:kern w:val="0"/>
        </w:rPr>
        <w:t>VFE</w:t>
      </w:r>
      <w:r w:rsidRPr="00312D7B">
        <w:rPr>
          <w:color w:val="000000"/>
          <w:kern w:val="0"/>
        </w:rPr>
        <w:t>网络和</w:t>
      </w:r>
      <w:r w:rsidRPr="00312D7B">
        <w:rPr>
          <w:color w:val="000000"/>
          <w:kern w:val="0"/>
        </w:rPr>
        <w:t>SFIID</w:t>
      </w:r>
      <w:r w:rsidRPr="00312D7B">
        <w:rPr>
          <w:color w:val="000000"/>
          <w:kern w:val="0"/>
        </w:rPr>
        <w:t>模块组成，而流模型检测网络则包括</w:t>
      </w:r>
      <w:r w:rsidRPr="00312D7B">
        <w:rPr>
          <w:color w:val="000000"/>
          <w:kern w:val="0"/>
        </w:rPr>
        <w:t>MSFE</w:t>
      </w:r>
      <w:r w:rsidRPr="00312D7B">
        <w:rPr>
          <w:color w:val="000000"/>
          <w:kern w:val="0"/>
        </w:rPr>
        <w:t>、</w:t>
      </w:r>
      <w:r w:rsidRPr="00312D7B">
        <w:rPr>
          <w:color w:val="000000"/>
          <w:kern w:val="0"/>
        </w:rPr>
        <w:t>MSFM</w:t>
      </w:r>
      <w:r w:rsidRPr="00312D7B">
        <w:rPr>
          <w:color w:val="000000"/>
          <w:kern w:val="0"/>
        </w:rPr>
        <w:t>和</w:t>
      </w:r>
      <w:r w:rsidRPr="00312D7B">
        <w:rPr>
          <w:color w:val="000000"/>
          <w:kern w:val="0"/>
        </w:rPr>
        <w:t>MSF</w:t>
      </w:r>
      <w:r w:rsidRPr="00312D7B">
        <w:rPr>
          <w:color w:val="000000"/>
          <w:kern w:val="0"/>
        </w:rPr>
        <w:t>模块。在保持实验环</w:t>
      </w:r>
      <w:r w:rsidRPr="00312D7B">
        <w:rPr>
          <w:color w:val="000000"/>
          <w:kern w:val="0"/>
        </w:rPr>
        <w:lastRenderedPageBreak/>
        <w:t>境和参数一致的情况下，实验结果表明了各个模块对所提方法的影响。</w:t>
      </w:r>
    </w:p>
    <w:p w14:paraId="7ACDD760" w14:textId="407E47C6" w:rsidR="00081E08" w:rsidRPr="00756012" w:rsidRDefault="00081E08" w:rsidP="00081E08">
      <w:pPr>
        <w:pStyle w:val="ae"/>
        <w:ind w:firstLine="420"/>
      </w:pPr>
      <w:r w:rsidRPr="00756012">
        <w:rPr>
          <w:rFonts w:hint="eastAsia"/>
        </w:rPr>
        <w:t>表</w:t>
      </w:r>
      <w:r w:rsidRPr="00756012">
        <w:rPr>
          <w:rFonts w:hint="eastAsia"/>
        </w:rPr>
        <w:t>4.</w:t>
      </w:r>
      <w:r>
        <w:rPr>
          <w:rFonts w:hint="eastAsia"/>
        </w:rPr>
        <w:t>2</w:t>
      </w:r>
      <w:r w:rsidRPr="00756012">
        <w:rPr>
          <w:rFonts w:hint="eastAsia"/>
        </w:rPr>
        <w:t>消融实验统计表</w:t>
      </w:r>
    </w:p>
    <w:tbl>
      <w:tblPr>
        <w:tblStyle w:val="af3"/>
        <w:tblW w:w="893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742"/>
        <w:gridCol w:w="806"/>
        <w:gridCol w:w="857"/>
        <w:gridCol w:w="898"/>
        <w:gridCol w:w="688"/>
        <w:gridCol w:w="1538"/>
        <w:gridCol w:w="1542"/>
        <w:gridCol w:w="867"/>
        <w:gridCol w:w="993"/>
      </w:tblGrid>
      <w:tr w:rsidR="00081E08" w14:paraId="10A7D5A7" w14:textId="77777777" w:rsidTr="004B0F82">
        <w:trPr>
          <w:trHeight w:val="709"/>
          <w:jc w:val="center"/>
        </w:trPr>
        <w:tc>
          <w:tcPr>
            <w:tcW w:w="742" w:type="dxa"/>
            <w:tcBorders>
              <w:top w:val="single" w:sz="12" w:space="0" w:color="auto"/>
              <w:bottom w:val="single" w:sz="6" w:space="0" w:color="auto"/>
            </w:tcBorders>
            <w:vAlign w:val="center"/>
          </w:tcPr>
          <w:p w14:paraId="45CC7FE0"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VFE</w:t>
            </w:r>
          </w:p>
        </w:tc>
        <w:tc>
          <w:tcPr>
            <w:tcW w:w="806" w:type="dxa"/>
            <w:tcBorders>
              <w:top w:val="single" w:sz="12" w:space="0" w:color="auto"/>
              <w:bottom w:val="single" w:sz="6" w:space="0" w:color="auto"/>
            </w:tcBorders>
            <w:vAlign w:val="center"/>
          </w:tcPr>
          <w:p w14:paraId="515293E8"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SFIID</w:t>
            </w:r>
          </w:p>
        </w:tc>
        <w:tc>
          <w:tcPr>
            <w:tcW w:w="857" w:type="dxa"/>
            <w:tcBorders>
              <w:top w:val="single" w:sz="12" w:space="0" w:color="auto"/>
              <w:bottom w:val="single" w:sz="6" w:space="0" w:color="auto"/>
            </w:tcBorders>
            <w:vAlign w:val="center"/>
          </w:tcPr>
          <w:p w14:paraId="68011BD2"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MSFE</w:t>
            </w:r>
          </w:p>
        </w:tc>
        <w:tc>
          <w:tcPr>
            <w:tcW w:w="898" w:type="dxa"/>
            <w:tcBorders>
              <w:top w:val="single" w:sz="12" w:space="0" w:color="auto"/>
              <w:bottom w:val="single" w:sz="6" w:space="0" w:color="auto"/>
            </w:tcBorders>
            <w:vAlign w:val="center"/>
          </w:tcPr>
          <w:p w14:paraId="0D9540C0"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MSFM</w:t>
            </w:r>
          </w:p>
        </w:tc>
        <w:tc>
          <w:tcPr>
            <w:tcW w:w="688" w:type="dxa"/>
            <w:tcBorders>
              <w:top w:val="single" w:sz="12" w:space="0" w:color="auto"/>
              <w:bottom w:val="single" w:sz="6" w:space="0" w:color="auto"/>
            </w:tcBorders>
            <w:vAlign w:val="center"/>
          </w:tcPr>
          <w:p w14:paraId="31E1CA16"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MSF</w:t>
            </w:r>
          </w:p>
        </w:tc>
        <w:tc>
          <w:tcPr>
            <w:tcW w:w="1538" w:type="dxa"/>
            <w:tcBorders>
              <w:top w:val="single" w:sz="12" w:space="0" w:color="auto"/>
              <w:bottom w:val="single" w:sz="6" w:space="0" w:color="auto"/>
            </w:tcBorders>
            <w:vAlign w:val="center"/>
          </w:tcPr>
          <w:p w14:paraId="3E127AA5" w14:textId="77777777" w:rsidR="00081E08" w:rsidRPr="00C60A7F" w:rsidRDefault="00081E08" w:rsidP="004B0F82">
            <w:pPr>
              <w:ind w:firstLineChars="0" w:firstLine="0"/>
              <w:rPr>
                <w:color w:val="000000"/>
                <w:sz w:val="21"/>
                <w:szCs w:val="21"/>
              </w:rPr>
            </w:pPr>
            <w:proofErr w:type="gramStart"/>
            <w:r w:rsidRPr="00C60A7F">
              <w:rPr>
                <w:rFonts w:hint="eastAsia"/>
                <w:color w:val="000000"/>
                <w:sz w:val="21"/>
                <w:szCs w:val="21"/>
              </w:rPr>
              <w:t>帧级</w:t>
            </w:r>
            <w:proofErr w:type="gramEnd"/>
            <w:r w:rsidRPr="00C60A7F">
              <w:rPr>
                <w:rFonts w:hint="eastAsia"/>
                <w:color w:val="000000"/>
                <w:sz w:val="21"/>
                <w:szCs w:val="21"/>
              </w:rPr>
              <w:t>AUCROC</w:t>
            </w:r>
          </w:p>
        </w:tc>
        <w:tc>
          <w:tcPr>
            <w:tcW w:w="1542" w:type="dxa"/>
            <w:tcBorders>
              <w:top w:val="single" w:sz="12" w:space="0" w:color="auto"/>
              <w:bottom w:val="single" w:sz="6" w:space="0" w:color="auto"/>
            </w:tcBorders>
            <w:vAlign w:val="center"/>
          </w:tcPr>
          <w:p w14:paraId="65F7DECF"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模型参数量</w:t>
            </w:r>
            <w:r w:rsidRPr="00C60A7F">
              <w:rPr>
                <w:rFonts w:hint="eastAsia"/>
                <w:color w:val="000000"/>
                <w:sz w:val="21"/>
                <w:szCs w:val="21"/>
              </w:rPr>
              <w:t>/M</w:t>
            </w:r>
          </w:p>
        </w:tc>
        <w:tc>
          <w:tcPr>
            <w:tcW w:w="867" w:type="dxa"/>
            <w:tcBorders>
              <w:top w:val="single" w:sz="12" w:space="0" w:color="auto"/>
              <w:bottom w:val="single" w:sz="6" w:space="0" w:color="auto"/>
            </w:tcBorders>
            <w:vAlign w:val="center"/>
          </w:tcPr>
          <w:p w14:paraId="712BA75A"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误报率</w:t>
            </w:r>
          </w:p>
        </w:tc>
        <w:tc>
          <w:tcPr>
            <w:tcW w:w="993" w:type="dxa"/>
            <w:tcBorders>
              <w:top w:val="single" w:sz="12" w:space="0" w:color="auto"/>
              <w:bottom w:val="single" w:sz="6" w:space="0" w:color="auto"/>
            </w:tcBorders>
            <w:vAlign w:val="center"/>
          </w:tcPr>
          <w:p w14:paraId="32C02713" w14:textId="77777777" w:rsidR="00081E08" w:rsidRPr="00C60A7F" w:rsidRDefault="00081E08" w:rsidP="004B0F82">
            <w:pPr>
              <w:ind w:firstLineChars="0" w:firstLine="0"/>
              <w:rPr>
                <w:color w:val="000000"/>
                <w:sz w:val="21"/>
                <w:szCs w:val="21"/>
              </w:rPr>
            </w:pPr>
            <w:r w:rsidRPr="00C60A7F">
              <w:rPr>
                <w:rFonts w:hint="eastAsia"/>
                <w:color w:val="000000"/>
                <w:sz w:val="21"/>
                <w:szCs w:val="21"/>
              </w:rPr>
              <w:t>推理速度</w:t>
            </w:r>
            <w:r w:rsidRPr="00C60A7F">
              <w:rPr>
                <w:rFonts w:hint="eastAsia"/>
                <w:color w:val="000000"/>
                <w:sz w:val="21"/>
                <w:szCs w:val="21"/>
              </w:rPr>
              <w:t>FPS</w:t>
            </w:r>
          </w:p>
        </w:tc>
      </w:tr>
      <w:tr w:rsidR="00081E08" w14:paraId="7D6B5B4D" w14:textId="77777777" w:rsidTr="004B0F82">
        <w:trPr>
          <w:jc w:val="center"/>
        </w:trPr>
        <w:tc>
          <w:tcPr>
            <w:tcW w:w="742" w:type="dxa"/>
            <w:tcBorders>
              <w:top w:val="single" w:sz="6" w:space="0" w:color="auto"/>
            </w:tcBorders>
            <w:vAlign w:val="center"/>
          </w:tcPr>
          <w:p w14:paraId="11BC21AA" w14:textId="77777777" w:rsidR="00081E08" w:rsidRPr="00C60A7F" w:rsidRDefault="00081E08" w:rsidP="004B0F82">
            <w:pPr>
              <w:ind w:firstLineChars="0" w:firstLine="0"/>
              <w:jc w:val="center"/>
              <w:rPr>
                <w:color w:val="000000"/>
                <w:sz w:val="21"/>
                <w:szCs w:val="21"/>
              </w:rPr>
            </w:pPr>
          </w:p>
        </w:tc>
        <w:tc>
          <w:tcPr>
            <w:tcW w:w="806" w:type="dxa"/>
            <w:tcBorders>
              <w:top w:val="single" w:sz="6" w:space="0" w:color="auto"/>
            </w:tcBorders>
            <w:vAlign w:val="center"/>
          </w:tcPr>
          <w:p w14:paraId="796440DC" w14:textId="77777777" w:rsidR="00081E08" w:rsidRPr="00C60A7F" w:rsidRDefault="00081E08" w:rsidP="004B0F82">
            <w:pPr>
              <w:ind w:firstLineChars="0" w:firstLine="0"/>
              <w:jc w:val="center"/>
              <w:rPr>
                <w:color w:val="000000"/>
                <w:sz w:val="21"/>
                <w:szCs w:val="21"/>
              </w:rPr>
            </w:pPr>
          </w:p>
        </w:tc>
        <w:tc>
          <w:tcPr>
            <w:tcW w:w="857" w:type="dxa"/>
            <w:tcBorders>
              <w:top w:val="single" w:sz="6" w:space="0" w:color="auto"/>
            </w:tcBorders>
            <w:vAlign w:val="center"/>
          </w:tcPr>
          <w:p w14:paraId="16192A6A" w14:textId="77777777" w:rsidR="00081E08" w:rsidRPr="00C60A7F" w:rsidRDefault="00081E08" w:rsidP="004B0F82">
            <w:pPr>
              <w:ind w:firstLineChars="0" w:firstLine="0"/>
              <w:jc w:val="center"/>
              <w:rPr>
                <w:color w:val="000000"/>
                <w:sz w:val="21"/>
                <w:szCs w:val="21"/>
              </w:rPr>
            </w:pPr>
          </w:p>
        </w:tc>
        <w:tc>
          <w:tcPr>
            <w:tcW w:w="898" w:type="dxa"/>
            <w:tcBorders>
              <w:top w:val="single" w:sz="6" w:space="0" w:color="auto"/>
            </w:tcBorders>
            <w:vAlign w:val="center"/>
          </w:tcPr>
          <w:p w14:paraId="5E7CECF6" w14:textId="77777777" w:rsidR="00081E08" w:rsidRPr="00C60A7F" w:rsidRDefault="00081E08" w:rsidP="004B0F82">
            <w:pPr>
              <w:ind w:firstLineChars="0" w:firstLine="0"/>
              <w:jc w:val="center"/>
              <w:rPr>
                <w:color w:val="000000"/>
                <w:sz w:val="21"/>
                <w:szCs w:val="21"/>
              </w:rPr>
            </w:pPr>
          </w:p>
        </w:tc>
        <w:tc>
          <w:tcPr>
            <w:tcW w:w="688" w:type="dxa"/>
            <w:tcBorders>
              <w:top w:val="single" w:sz="6" w:space="0" w:color="auto"/>
            </w:tcBorders>
            <w:vAlign w:val="center"/>
          </w:tcPr>
          <w:p w14:paraId="799B8C01" w14:textId="77777777" w:rsidR="00081E08" w:rsidRPr="00C60A7F" w:rsidRDefault="00081E08" w:rsidP="004B0F82">
            <w:pPr>
              <w:ind w:firstLineChars="0" w:firstLine="0"/>
              <w:jc w:val="center"/>
              <w:rPr>
                <w:color w:val="000000"/>
                <w:sz w:val="21"/>
                <w:szCs w:val="21"/>
              </w:rPr>
            </w:pPr>
          </w:p>
        </w:tc>
        <w:tc>
          <w:tcPr>
            <w:tcW w:w="1538" w:type="dxa"/>
            <w:tcBorders>
              <w:top w:val="single" w:sz="6" w:space="0" w:color="auto"/>
            </w:tcBorders>
            <w:vAlign w:val="center"/>
          </w:tcPr>
          <w:p w14:paraId="5F56FF1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50.2</w:t>
            </w:r>
            <w:r>
              <w:rPr>
                <w:rFonts w:hint="eastAsia"/>
                <w:color w:val="000000"/>
                <w:sz w:val="21"/>
                <w:szCs w:val="21"/>
              </w:rPr>
              <w:t>%</w:t>
            </w:r>
          </w:p>
        </w:tc>
        <w:tc>
          <w:tcPr>
            <w:tcW w:w="1542" w:type="dxa"/>
            <w:tcBorders>
              <w:top w:val="single" w:sz="6" w:space="0" w:color="auto"/>
            </w:tcBorders>
            <w:vAlign w:val="center"/>
          </w:tcPr>
          <w:p w14:paraId="27860C60"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67" w:type="dxa"/>
            <w:tcBorders>
              <w:top w:val="single" w:sz="6" w:space="0" w:color="auto"/>
            </w:tcBorders>
            <w:vAlign w:val="center"/>
          </w:tcPr>
          <w:p w14:paraId="5C95769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58.5%</w:t>
            </w:r>
          </w:p>
        </w:tc>
        <w:tc>
          <w:tcPr>
            <w:tcW w:w="993" w:type="dxa"/>
            <w:tcBorders>
              <w:top w:val="single" w:sz="6" w:space="0" w:color="auto"/>
            </w:tcBorders>
            <w:vAlign w:val="center"/>
          </w:tcPr>
          <w:p w14:paraId="6CF490F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30.8</w:t>
            </w:r>
          </w:p>
        </w:tc>
      </w:tr>
      <w:tr w:rsidR="00081E08" w14:paraId="7981E64A" w14:textId="77777777" w:rsidTr="004B0F82">
        <w:trPr>
          <w:jc w:val="center"/>
        </w:trPr>
        <w:tc>
          <w:tcPr>
            <w:tcW w:w="742" w:type="dxa"/>
            <w:vAlign w:val="center"/>
          </w:tcPr>
          <w:p w14:paraId="1A9AA311"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396E9406" w14:textId="77777777" w:rsidR="00081E08" w:rsidRPr="00C60A7F" w:rsidRDefault="00081E08" w:rsidP="004B0F82">
            <w:pPr>
              <w:ind w:firstLineChars="0" w:firstLine="0"/>
              <w:jc w:val="center"/>
              <w:rPr>
                <w:color w:val="000000"/>
                <w:sz w:val="21"/>
                <w:szCs w:val="21"/>
              </w:rPr>
            </w:pPr>
          </w:p>
        </w:tc>
        <w:tc>
          <w:tcPr>
            <w:tcW w:w="857" w:type="dxa"/>
            <w:vAlign w:val="center"/>
          </w:tcPr>
          <w:p w14:paraId="623183A4" w14:textId="77777777" w:rsidR="00081E08" w:rsidRPr="00C60A7F" w:rsidRDefault="00081E08" w:rsidP="004B0F82">
            <w:pPr>
              <w:ind w:firstLineChars="0" w:firstLine="0"/>
              <w:jc w:val="center"/>
              <w:rPr>
                <w:color w:val="000000"/>
                <w:sz w:val="21"/>
                <w:szCs w:val="21"/>
              </w:rPr>
            </w:pPr>
          </w:p>
        </w:tc>
        <w:tc>
          <w:tcPr>
            <w:tcW w:w="898" w:type="dxa"/>
            <w:vAlign w:val="center"/>
          </w:tcPr>
          <w:p w14:paraId="20942623" w14:textId="77777777" w:rsidR="00081E08" w:rsidRPr="00C60A7F" w:rsidRDefault="00081E08" w:rsidP="004B0F82">
            <w:pPr>
              <w:ind w:firstLineChars="0" w:firstLine="0"/>
              <w:jc w:val="center"/>
              <w:rPr>
                <w:color w:val="000000"/>
                <w:sz w:val="21"/>
                <w:szCs w:val="21"/>
              </w:rPr>
            </w:pPr>
          </w:p>
        </w:tc>
        <w:tc>
          <w:tcPr>
            <w:tcW w:w="688" w:type="dxa"/>
            <w:vAlign w:val="center"/>
          </w:tcPr>
          <w:p w14:paraId="6E87D458" w14:textId="77777777" w:rsidR="00081E08" w:rsidRPr="00C60A7F" w:rsidRDefault="00081E08" w:rsidP="004B0F82">
            <w:pPr>
              <w:ind w:firstLineChars="0" w:firstLine="0"/>
              <w:jc w:val="center"/>
              <w:rPr>
                <w:color w:val="000000"/>
                <w:sz w:val="21"/>
                <w:szCs w:val="21"/>
              </w:rPr>
            </w:pPr>
          </w:p>
        </w:tc>
        <w:tc>
          <w:tcPr>
            <w:tcW w:w="1538" w:type="dxa"/>
            <w:vAlign w:val="center"/>
          </w:tcPr>
          <w:p w14:paraId="6BEA26A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62.3</w:t>
            </w:r>
            <w:r>
              <w:rPr>
                <w:rFonts w:hint="eastAsia"/>
                <w:color w:val="000000"/>
                <w:sz w:val="21"/>
                <w:szCs w:val="21"/>
              </w:rPr>
              <w:t>%</w:t>
            </w:r>
          </w:p>
        </w:tc>
        <w:tc>
          <w:tcPr>
            <w:tcW w:w="1542" w:type="dxa"/>
            <w:vAlign w:val="center"/>
          </w:tcPr>
          <w:p w14:paraId="10DAE50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23.5</w:t>
            </w:r>
          </w:p>
        </w:tc>
        <w:tc>
          <w:tcPr>
            <w:tcW w:w="867" w:type="dxa"/>
            <w:vAlign w:val="center"/>
          </w:tcPr>
          <w:p w14:paraId="38906B0C"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40.2%</w:t>
            </w:r>
          </w:p>
        </w:tc>
        <w:tc>
          <w:tcPr>
            <w:tcW w:w="993" w:type="dxa"/>
            <w:vAlign w:val="center"/>
          </w:tcPr>
          <w:p w14:paraId="176785BA"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29.6</w:t>
            </w:r>
          </w:p>
        </w:tc>
      </w:tr>
      <w:tr w:rsidR="00081E08" w14:paraId="07AF2641" w14:textId="77777777" w:rsidTr="004B0F82">
        <w:trPr>
          <w:jc w:val="center"/>
        </w:trPr>
        <w:tc>
          <w:tcPr>
            <w:tcW w:w="742" w:type="dxa"/>
            <w:vAlign w:val="center"/>
          </w:tcPr>
          <w:p w14:paraId="076CAE2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F61DF0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8B575EC" w14:textId="77777777" w:rsidR="00081E08" w:rsidRPr="00C60A7F" w:rsidRDefault="00081E08" w:rsidP="004B0F82">
            <w:pPr>
              <w:ind w:firstLineChars="0" w:firstLine="0"/>
              <w:jc w:val="center"/>
              <w:rPr>
                <w:color w:val="000000"/>
                <w:sz w:val="21"/>
                <w:szCs w:val="21"/>
              </w:rPr>
            </w:pPr>
          </w:p>
        </w:tc>
        <w:tc>
          <w:tcPr>
            <w:tcW w:w="898" w:type="dxa"/>
            <w:vAlign w:val="center"/>
          </w:tcPr>
          <w:p w14:paraId="04798DB8" w14:textId="77777777" w:rsidR="00081E08" w:rsidRPr="00C60A7F" w:rsidRDefault="00081E08" w:rsidP="004B0F82">
            <w:pPr>
              <w:ind w:firstLineChars="0" w:firstLine="0"/>
              <w:jc w:val="center"/>
              <w:rPr>
                <w:color w:val="000000"/>
                <w:sz w:val="21"/>
                <w:szCs w:val="21"/>
              </w:rPr>
            </w:pPr>
          </w:p>
        </w:tc>
        <w:tc>
          <w:tcPr>
            <w:tcW w:w="688" w:type="dxa"/>
            <w:vAlign w:val="center"/>
          </w:tcPr>
          <w:p w14:paraId="463E7B0C" w14:textId="77777777" w:rsidR="00081E08" w:rsidRPr="00C60A7F" w:rsidRDefault="00081E08" w:rsidP="004B0F82">
            <w:pPr>
              <w:ind w:firstLineChars="0" w:firstLine="0"/>
              <w:jc w:val="center"/>
              <w:rPr>
                <w:color w:val="000000"/>
                <w:sz w:val="21"/>
                <w:szCs w:val="21"/>
              </w:rPr>
            </w:pPr>
          </w:p>
        </w:tc>
        <w:tc>
          <w:tcPr>
            <w:tcW w:w="1538" w:type="dxa"/>
            <w:vAlign w:val="center"/>
          </w:tcPr>
          <w:p w14:paraId="660365D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73.4</w:t>
            </w:r>
            <w:r>
              <w:rPr>
                <w:rFonts w:hint="eastAsia"/>
                <w:color w:val="000000"/>
                <w:sz w:val="21"/>
                <w:szCs w:val="21"/>
              </w:rPr>
              <w:t>%</w:t>
            </w:r>
          </w:p>
        </w:tc>
        <w:tc>
          <w:tcPr>
            <w:tcW w:w="1542" w:type="dxa"/>
            <w:vAlign w:val="center"/>
          </w:tcPr>
          <w:p w14:paraId="2B667A7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26.4</w:t>
            </w:r>
          </w:p>
        </w:tc>
        <w:tc>
          <w:tcPr>
            <w:tcW w:w="867" w:type="dxa"/>
            <w:vAlign w:val="center"/>
          </w:tcPr>
          <w:p w14:paraId="1575ECA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27.4%</w:t>
            </w:r>
          </w:p>
        </w:tc>
        <w:tc>
          <w:tcPr>
            <w:tcW w:w="993" w:type="dxa"/>
            <w:vAlign w:val="center"/>
          </w:tcPr>
          <w:p w14:paraId="68044A9C"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28.8</w:t>
            </w:r>
          </w:p>
        </w:tc>
      </w:tr>
      <w:tr w:rsidR="00081E08" w14:paraId="2FD758E1" w14:textId="77777777" w:rsidTr="004B0F82">
        <w:trPr>
          <w:jc w:val="center"/>
        </w:trPr>
        <w:tc>
          <w:tcPr>
            <w:tcW w:w="742" w:type="dxa"/>
            <w:vAlign w:val="center"/>
          </w:tcPr>
          <w:p w14:paraId="655B4E7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7ADD6C8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B98DC8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250A8C4" w14:textId="77777777" w:rsidR="00081E08" w:rsidRPr="00C60A7F" w:rsidRDefault="00081E08" w:rsidP="004B0F82">
            <w:pPr>
              <w:ind w:firstLineChars="0" w:firstLine="0"/>
              <w:jc w:val="center"/>
              <w:rPr>
                <w:color w:val="000000"/>
                <w:sz w:val="21"/>
                <w:szCs w:val="21"/>
              </w:rPr>
            </w:pPr>
          </w:p>
        </w:tc>
        <w:tc>
          <w:tcPr>
            <w:tcW w:w="688" w:type="dxa"/>
            <w:vAlign w:val="center"/>
          </w:tcPr>
          <w:p w14:paraId="7B6747DB" w14:textId="77777777" w:rsidR="00081E08" w:rsidRPr="00C60A7F" w:rsidRDefault="00081E08" w:rsidP="004B0F82">
            <w:pPr>
              <w:ind w:firstLineChars="0" w:firstLine="0"/>
              <w:jc w:val="center"/>
              <w:rPr>
                <w:color w:val="000000"/>
                <w:sz w:val="21"/>
                <w:szCs w:val="21"/>
              </w:rPr>
            </w:pPr>
          </w:p>
        </w:tc>
        <w:tc>
          <w:tcPr>
            <w:tcW w:w="1538" w:type="dxa"/>
            <w:vAlign w:val="center"/>
          </w:tcPr>
          <w:p w14:paraId="443CA8E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80.2</w:t>
            </w:r>
            <w:r>
              <w:rPr>
                <w:rFonts w:hint="eastAsia"/>
                <w:color w:val="000000"/>
                <w:sz w:val="21"/>
                <w:szCs w:val="21"/>
              </w:rPr>
              <w:t>%</w:t>
            </w:r>
          </w:p>
        </w:tc>
        <w:tc>
          <w:tcPr>
            <w:tcW w:w="1542" w:type="dxa"/>
            <w:vAlign w:val="center"/>
          </w:tcPr>
          <w:p w14:paraId="662861A2"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30.2</w:t>
            </w:r>
          </w:p>
        </w:tc>
        <w:tc>
          <w:tcPr>
            <w:tcW w:w="867" w:type="dxa"/>
            <w:vAlign w:val="center"/>
          </w:tcPr>
          <w:p w14:paraId="36367B2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15.2%</w:t>
            </w:r>
          </w:p>
        </w:tc>
        <w:tc>
          <w:tcPr>
            <w:tcW w:w="993" w:type="dxa"/>
            <w:vAlign w:val="center"/>
          </w:tcPr>
          <w:p w14:paraId="631ECE2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27.3</w:t>
            </w:r>
          </w:p>
        </w:tc>
      </w:tr>
      <w:tr w:rsidR="00081E08" w14:paraId="702A48CB" w14:textId="77777777" w:rsidTr="004B0F82">
        <w:trPr>
          <w:jc w:val="center"/>
        </w:trPr>
        <w:tc>
          <w:tcPr>
            <w:tcW w:w="742" w:type="dxa"/>
            <w:vAlign w:val="center"/>
          </w:tcPr>
          <w:p w14:paraId="737977B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15F3A33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3EC96419"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4F11FB3B"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7FDFF2B4" w14:textId="77777777" w:rsidR="00081E08" w:rsidRPr="00C60A7F" w:rsidRDefault="00081E08" w:rsidP="004B0F82">
            <w:pPr>
              <w:ind w:firstLineChars="0" w:firstLine="0"/>
              <w:jc w:val="center"/>
              <w:rPr>
                <w:color w:val="000000"/>
                <w:sz w:val="21"/>
                <w:szCs w:val="21"/>
              </w:rPr>
            </w:pPr>
          </w:p>
        </w:tc>
        <w:tc>
          <w:tcPr>
            <w:tcW w:w="1538" w:type="dxa"/>
            <w:vAlign w:val="center"/>
          </w:tcPr>
          <w:p w14:paraId="4D6ECF49"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88.7</w:t>
            </w:r>
            <w:r>
              <w:rPr>
                <w:rFonts w:hint="eastAsia"/>
                <w:color w:val="000000"/>
                <w:sz w:val="21"/>
                <w:szCs w:val="21"/>
              </w:rPr>
              <w:t>%</w:t>
            </w:r>
          </w:p>
        </w:tc>
        <w:tc>
          <w:tcPr>
            <w:tcW w:w="1542" w:type="dxa"/>
            <w:vAlign w:val="center"/>
          </w:tcPr>
          <w:p w14:paraId="2F1312F0"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50.3</w:t>
            </w:r>
          </w:p>
        </w:tc>
        <w:tc>
          <w:tcPr>
            <w:tcW w:w="867" w:type="dxa"/>
            <w:vAlign w:val="center"/>
          </w:tcPr>
          <w:p w14:paraId="09CA5EDA"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12.4%</w:t>
            </w:r>
          </w:p>
        </w:tc>
        <w:tc>
          <w:tcPr>
            <w:tcW w:w="993" w:type="dxa"/>
            <w:vAlign w:val="center"/>
          </w:tcPr>
          <w:p w14:paraId="33A5869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26.5</w:t>
            </w:r>
          </w:p>
        </w:tc>
      </w:tr>
      <w:tr w:rsidR="00081E08" w14:paraId="356AAC42" w14:textId="77777777" w:rsidTr="004B0F82">
        <w:trPr>
          <w:jc w:val="center"/>
        </w:trPr>
        <w:tc>
          <w:tcPr>
            <w:tcW w:w="742" w:type="dxa"/>
            <w:vAlign w:val="center"/>
          </w:tcPr>
          <w:p w14:paraId="21377515"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06" w:type="dxa"/>
            <w:vAlign w:val="center"/>
          </w:tcPr>
          <w:p w14:paraId="6793584E"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57" w:type="dxa"/>
            <w:vAlign w:val="center"/>
          </w:tcPr>
          <w:p w14:paraId="1AAF9296"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898" w:type="dxa"/>
            <w:vAlign w:val="center"/>
          </w:tcPr>
          <w:p w14:paraId="5C974DB2"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688" w:type="dxa"/>
            <w:vAlign w:val="center"/>
          </w:tcPr>
          <w:p w14:paraId="338C914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w:t>
            </w:r>
          </w:p>
        </w:tc>
        <w:tc>
          <w:tcPr>
            <w:tcW w:w="1538" w:type="dxa"/>
            <w:vAlign w:val="center"/>
          </w:tcPr>
          <w:p w14:paraId="32AD8AE3"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93.4</w:t>
            </w:r>
            <w:r>
              <w:rPr>
                <w:rFonts w:hint="eastAsia"/>
                <w:color w:val="000000"/>
                <w:sz w:val="21"/>
                <w:szCs w:val="21"/>
              </w:rPr>
              <w:t>%</w:t>
            </w:r>
          </w:p>
        </w:tc>
        <w:tc>
          <w:tcPr>
            <w:tcW w:w="1542" w:type="dxa"/>
            <w:vAlign w:val="center"/>
          </w:tcPr>
          <w:p w14:paraId="46B5EE3F"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60.1</w:t>
            </w:r>
          </w:p>
        </w:tc>
        <w:tc>
          <w:tcPr>
            <w:tcW w:w="867" w:type="dxa"/>
            <w:vAlign w:val="center"/>
          </w:tcPr>
          <w:p w14:paraId="4C81C12D"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8.4%</w:t>
            </w:r>
          </w:p>
        </w:tc>
        <w:tc>
          <w:tcPr>
            <w:tcW w:w="993" w:type="dxa"/>
            <w:vAlign w:val="center"/>
          </w:tcPr>
          <w:p w14:paraId="28DCB078" w14:textId="77777777" w:rsidR="00081E08" w:rsidRPr="00C60A7F" w:rsidRDefault="00081E08" w:rsidP="004B0F82">
            <w:pPr>
              <w:ind w:firstLineChars="0" w:firstLine="0"/>
              <w:jc w:val="center"/>
              <w:rPr>
                <w:color w:val="000000"/>
                <w:sz w:val="21"/>
                <w:szCs w:val="21"/>
              </w:rPr>
            </w:pPr>
            <w:r w:rsidRPr="00C60A7F">
              <w:rPr>
                <w:rFonts w:hint="eastAsia"/>
                <w:color w:val="000000"/>
                <w:sz w:val="21"/>
                <w:szCs w:val="21"/>
              </w:rPr>
              <w:t>25.1</w:t>
            </w:r>
          </w:p>
        </w:tc>
      </w:tr>
    </w:tbl>
    <w:p w14:paraId="57661597" w14:textId="7CA9DFA9" w:rsidR="00081E08" w:rsidRPr="00644DF6" w:rsidRDefault="00081E08" w:rsidP="00081E08">
      <w:pPr>
        <w:spacing w:line="400" w:lineRule="exact"/>
        <w:ind w:firstLine="480"/>
        <w:rPr>
          <w:color w:val="000000"/>
          <w:kern w:val="0"/>
        </w:rPr>
      </w:pPr>
      <w:r w:rsidRPr="005D1241">
        <w:rPr>
          <w:color w:val="000000"/>
          <w:kern w:val="0"/>
        </w:rPr>
        <w:t>从表格</w:t>
      </w:r>
      <w:r w:rsidRPr="005D1241">
        <w:rPr>
          <w:rFonts w:hint="eastAsia"/>
          <w:color w:val="000000"/>
          <w:kern w:val="0"/>
        </w:rPr>
        <w:t>4.</w:t>
      </w:r>
      <w:r>
        <w:rPr>
          <w:rFonts w:hint="eastAsia"/>
          <w:color w:val="000000"/>
          <w:kern w:val="0"/>
        </w:rPr>
        <w:t>2</w:t>
      </w:r>
      <w:r w:rsidRPr="005D1241">
        <w:rPr>
          <w:color w:val="000000"/>
          <w:kern w:val="0"/>
        </w:rPr>
        <w:t>中可</w:t>
      </w:r>
      <w:r w:rsidRPr="00644DF6">
        <w:rPr>
          <w:color w:val="000000"/>
          <w:kern w:val="0"/>
        </w:rPr>
        <w:t>以看出，直接使用流模型对钢丝绳视频进行检测时，误报率高达</w:t>
      </w:r>
      <w:r w:rsidRPr="00644DF6">
        <w:rPr>
          <w:color w:val="000000"/>
          <w:kern w:val="0"/>
        </w:rPr>
        <w:t>58.5%</w:t>
      </w:r>
      <w:r w:rsidRPr="00644DF6">
        <w:rPr>
          <w:color w:val="000000"/>
          <w:kern w:val="0"/>
        </w:rPr>
        <w:t>，</w:t>
      </w:r>
      <w:proofErr w:type="gramStart"/>
      <w:r w:rsidRPr="00644DF6">
        <w:rPr>
          <w:color w:val="000000"/>
          <w:kern w:val="0"/>
        </w:rPr>
        <w:t>帧级</w:t>
      </w:r>
      <w:proofErr w:type="gramEnd"/>
      <w:r w:rsidRPr="00644DF6">
        <w:rPr>
          <w:color w:val="000000"/>
          <w:kern w:val="0"/>
        </w:rPr>
        <w:t>AUCROC</w:t>
      </w:r>
      <w:r w:rsidRPr="00644DF6">
        <w:rPr>
          <w:color w:val="000000"/>
          <w:kern w:val="0"/>
        </w:rPr>
        <w:t>仅为</w:t>
      </w:r>
      <w:r w:rsidRPr="00644DF6">
        <w:rPr>
          <w:color w:val="000000"/>
          <w:kern w:val="0"/>
        </w:rPr>
        <w:t>50.2</w:t>
      </w:r>
      <w:r>
        <w:rPr>
          <w:rFonts w:hint="eastAsia"/>
          <w:color w:val="000000"/>
          <w:kern w:val="0"/>
        </w:rPr>
        <w:t>%</w:t>
      </w:r>
      <w:r w:rsidRPr="00644DF6">
        <w:rPr>
          <w:color w:val="000000"/>
          <w:kern w:val="0"/>
        </w:rPr>
        <w:t>。而当引入</w:t>
      </w:r>
      <w:r w:rsidRPr="00644DF6">
        <w:rPr>
          <w:color w:val="000000"/>
          <w:kern w:val="0"/>
        </w:rPr>
        <w:t>VFE</w:t>
      </w:r>
      <w:r w:rsidRPr="00644DF6">
        <w:rPr>
          <w:color w:val="000000"/>
          <w:kern w:val="0"/>
        </w:rPr>
        <w:t>模块后，</w:t>
      </w:r>
      <w:r>
        <w:rPr>
          <w:rFonts w:hint="eastAsia"/>
          <w:color w:val="000000"/>
          <w:kern w:val="0"/>
        </w:rPr>
        <w:t>VFE</w:t>
      </w:r>
      <w:r>
        <w:rPr>
          <w:rFonts w:hint="eastAsia"/>
          <w:color w:val="000000"/>
          <w:kern w:val="0"/>
        </w:rPr>
        <w:t>对数据</w:t>
      </w:r>
      <w:proofErr w:type="gramStart"/>
      <w:r>
        <w:rPr>
          <w:rFonts w:hint="eastAsia"/>
          <w:color w:val="000000"/>
          <w:kern w:val="0"/>
        </w:rPr>
        <w:t>进行低</w:t>
      </w:r>
      <w:proofErr w:type="gramEnd"/>
      <w:r>
        <w:rPr>
          <w:rFonts w:hint="eastAsia"/>
          <w:color w:val="000000"/>
          <w:kern w:val="0"/>
        </w:rPr>
        <w:t>照度增强，</w:t>
      </w:r>
      <w:r w:rsidRPr="00644DF6">
        <w:rPr>
          <w:color w:val="000000"/>
          <w:kern w:val="0"/>
        </w:rPr>
        <w:t>模型的</w:t>
      </w:r>
      <w:r w:rsidRPr="00644DF6">
        <w:rPr>
          <w:color w:val="000000"/>
          <w:kern w:val="0"/>
        </w:rPr>
        <w:t>AUCROC</w:t>
      </w:r>
      <w:r w:rsidRPr="00644DF6">
        <w:rPr>
          <w:color w:val="000000"/>
          <w:kern w:val="0"/>
        </w:rPr>
        <w:t>提高至</w:t>
      </w:r>
      <w:r w:rsidRPr="00644DF6">
        <w:rPr>
          <w:color w:val="000000"/>
          <w:kern w:val="0"/>
        </w:rPr>
        <w:t>62.3</w:t>
      </w:r>
      <w:r>
        <w:rPr>
          <w:rFonts w:hint="eastAsia"/>
          <w:color w:val="000000"/>
          <w:kern w:val="0"/>
        </w:rPr>
        <w:t>%</w:t>
      </w:r>
      <w:r w:rsidRPr="00644DF6">
        <w:rPr>
          <w:color w:val="000000"/>
          <w:kern w:val="0"/>
        </w:rPr>
        <w:t>，误报率降至</w:t>
      </w:r>
      <w:r w:rsidRPr="00644DF6">
        <w:rPr>
          <w:color w:val="000000"/>
          <w:kern w:val="0"/>
        </w:rPr>
        <w:t>40.2%</w:t>
      </w:r>
      <w:r w:rsidRPr="00644DF6">
        <w:rPr>
          <w:color w:val="000000"/>
          <w:kern w:val="0"/>
        </w:rPr>
        <w:t>，减少了</w:t>
      </w:r>
      <w:r w:rsidRPr="00644DF6">
        <w:rPr>
          <w:color w:val="000000"/>
          <w:kern w:val="0"/>
        </w:rPr>
        <w:t>18.3%</w:t>
      </w:r>
      <w:r w:rsidRPr="00644DF6">
        <w:rPr>
          <w:color w:val="000000"/>
          <w:kern w:val="0"/>
        </w:rPr>
        <w:t>。这表明，</w:t>
      </w:r>
      <w:r>
        <w:rPr>
          <w:rFonts w:hint="eastAsia"/>
          <w:color w:val="000000"/>
          <w:kern w:val="0"/>
        </w:rPr>
        <w:t>复杂场景采集到的数据</w:t>
      </w:r>
      <w:r w:rsidRPr="00644DF6">
        <w:rPr>
          <w:color w:val="000000"/>
          <w:kern w:val="0"/>
        </w:rPr>
        <w:t>对流模型进行缺陷检测时有显著影响。进一步引入</w:t>
      </w:r>
      <w:r w:rsidRPr="00644DF6">
        <w:rPr>
          <w:color w:val="000000"/>
          <w:kern w:val="0"/>
        </w:rPr>
        <w:t>SFIID</w:t>
      </w:r>
      <w:r w:rsidRPr="00644DF6">
        <w:rPr>
          <w:color w:val="000000"/>
          <w:kern w:val="0"/>
        </w:rPr>
        <w:t>模块，</w:t>
      </w:r>
      <w:r w:rsidRPr="00644DF6">
        <w:rPr>
          <w:color w:val="000000"/>
          <w:kern w:val="0"/>
        </w:rPr>
        <w:t>AUCROC</w:t>
      </w:r>
      <w:r w:rsidRPr="00644DF6">
        <w:rPr>
          <w:color w:val="000000"/>
          <w:kern w:val="0"/>
        </w:rPr>
        <w:t>继续提高至</w:t>
      </w:r>
      <w:r w:rsidRPr="00644DF6">
        <w:rPr>
          <w:color w:val="000000"/>
          <w:kern w:val="0"/>
        </w:rPr>
        <w:t>62.3</w:t>
      </w:r>
      <w:r>
        <w:rPr>
          <w:rFonts w:hint="eastAsia"/>
          <w:color w:val="000000"/>
          <w:kern w:val="0"/>
        </w:rPr>
        <w:t>%</w:t>
      </w:r>
      <w:r w:rsidRPr="00644DF6">
        <w:rPr>
          <w:color w:val="000000"/>
          <w:kern w:val="0"/>
        </w:rPr>
        <w:t>，误报率进一步降低至</w:t>
      </w:r>
      <w:r w:rsidRPr="00644DF6">
        <w:rPr>
          <w:color w:val="000000"/>
          <w:kern w:val="0"/>
        </w:rPr>
        <w:t>40.2%</w:t>
      </w:r>
      <w:r w:rsidRPr="00644DF6">
        <w:rPr>
          <w:color w:val="000000"/>
          <w:kern w:val="0"/>
        </w:rPr>
        <w:t>。</w:t>
      </w:r>
      <w:r w:rsidRPr="00644DF6">
        <w:rPr>
          <w:color w:val="000000"/>
          <w:kern w:val="0"/>
        </w:rPr>
        <w:t>SFIID</w:t>
      </w:r>
      <w:r w:rsidRPr="00644DF6">
        <w:rPr>
          <w:color w:val="000000"/>
          <w:kern w:val="0"/>
        </w:rPr>
        <w:t>模块通过消除</w:t>
      </w:r>
      <w:proofErr w:type="gramStart"/>
      <w:r w:rsidRPr="00644DF6">
        <w:rPr>
          <w:color w:val="000000"/>
          <w:kern w:val="0"/>
        </w:rPr>
        <w:t>视频帧中的</w:t>
      </w:r>
      <w:proofErr w:type="gramEnd"/>
      <w:r w:rsidRPr="00644DF6">
        <w:rPr>
          <w:color w:val="000000"/>
          <w:kern w:val="0"/>
        </w:rPr>
        <w:t>运动模糊，</w:t>
      </w:r>
      <w:r>
        <w:rPr>
          <w:rFonts w:hint="eastAsia"/>
          <w:color w:val="000000"/>
          <w:kern w:val="0"/>
        </w:rPr>
        <w:t>进一步增强了图像特征表达能力。根据实验数据，得出结论，</w:t>
      </w:r>
      <w:r w:rsidRPr="00644DF6">
        <w:rPr>
          <w:color w:val="000000"/>
          <w:kern w:val="0"/>
        </w:rPr>
        <w:t>VFE</w:t>
      </w:r>
      <w:r w:rsidRPr="00644DF6">
        <w:rPr>
          <w:color w:val="000000"/>
          <w:kern w:val="0"/>
        </w:rPr>
        <w:t>和</w:t>
      </w:r>
      <w:r w:rsidRPr="00644DF6">
        <w:rPr>
          <w:color w:val="000000"/>
          <w:kern w:val="0"/>
        </w:rPr>
        <w:t>SFIID</w:t>
      </w:r>
      <w:r w:rsidRPr="00644DF6">
        <w:rPr>
          <w:color w:val="000000"/>
          <w:kern w:val="0"/>
        </w:rPr>
        <w:t>模块在矿井环境感知能力增强和检测能力提升方面</w:t>
      </w:r>
      <w:r>
        <w:rPr>
          <w:rFonts w:hint="eastAsia"/>
          <w:color w:val="000000"/>
          <w:kern w:val="0"/>
        </w:rPr>
        <w:t>有着</w:t>
      </w:r>
      <w:r w:rsidRPr="00644DF6">
        <w:rPr>
          <w:color w:val="000000"/>
          <w:kern w:val="0"/>
        </w:rPr>
        <w:t>重要作用。随着</w:t>
      </w:r>
      <w:r w:rsidRPr="00644DF6">
        <w:rPr>
          <w:color w:val="000000"/>
          <w:kern w:val="0"/>
        </w:rPr>
        <w:t>MSFE</w:t>
      </w:r>
      <w:r w:rsidRPr="00644DF6">
        <w:rPr>
          <w:color w:val="000000"/>
          <w:kern w:val="0"/>
        </w:rPr>
        <w:t>模块的加入，模型的</w:t>
      </w:r>
      <w:r w:rsidRPr="00644DF6">
        <w:rPr>
          <w:color w:val="000000"/>
          <w:kern w:val="0"/>
        </w:rPr>
        <w:t>AUCROC</w:t>
      </w:r>
      <w:r w:rsidRPr="00644DF6">
        <w:rPr>
          <w:color w:val="000000"/>
          <w:kern w:val="0"/>
        </w:rPr>
        <w:t>显著提高至</w:t>
      </w:r>
      <w:r w:rsidRPr="00644DF6">
        <w:rPr>
          <w:color w:val="000000"/>
          <w:kern w:val="0"/>
        </w:rPr>
        <w:t>80.2</w:t>
      </w:r>
      <w:r>
        <w:rPr>
          <w:rFonts w:hint="eastAsia"/>
          <w:color w:val="000000"/>
          <w:kern w:val="0"/>
        </w:rPr>
        <w:t>%</w:t>
      </w:r>
      <w:r w:rsidRPr="00644DF6">
        <w:rPr>
          <w:color w:val="000000"/>
          <w:kern w:val="0"/>
        </w:rPr>
        <w:t>，误报率进一步降低至</w:t>
      </w:r>
      <w:r w:rsidRPr="00644DF6">
        <w:rPr>
          <w:color w:val="000000"/>
          <w:kern w:val="0"/>
        </w:rPr>
        <w:t>15.2%</w:t>
      </w:r>
      <w:r w:rsidRPr="00644DF6">
        <w:rPr>
          <w:color w:val="000000"/>
          <w:kern w:val="0"/>
        </w:rPr>
        <w:t>。</w:t>
      </w:r>
      <w:r w:rsidRPr="00644DF6">
        <w:rPr>
          <w:color w:val="000000"/>
          <w:kern w:val="0"/>
        </w:rPr>
        <w:t>MSFE</w:t>
      </w:r>
      <w:r w:rsidRPr="00644DF6">
        <w:rPr>
          <w:color w:val="000000"/>
          <w:kern w:val="0"/>
        </w:rPr>
        <w:t>模块通过</w:t>
      </w:r>
      <w:r>
        <w:rPr>
          <w:rFonts w:hint="eastAsia"/>
          <w:color w:val="000000"/>
          <w:kern w:val="0"/>
        </w:rPr>
        <w:t>提取不同</w:t>
      </w:r>
      <w:r w:rsidRPr="00644DF6">
        <w:rPr>
          <w:color w:val="000000"/>
          <w:kern w:val="0"/>
        </w:rPr>
        <w:t>尺度特征，使得模型能够处理不同尺度的缺陷，从而提升了检测精度。然而，模型参数量也随之增加至</w:t>
      </w:r>
      <w:r w:rsidRPr="00644DF6">
        <w:rPr>
          <w:color w:val="000000"/>
          <w:kern w:val="0"/>
        </w:rPr>
        <w:t>30.2M</w:t>
      </w:r>
      <w:r w:rsidRPr="00644DF6">
        <w:rPr>
          <w:color w:val="000000"/>
          <w:kern w:val="0"/>
        </w:rPr>
        <w:t>。</w:t>
      </w:r>
      <w:r>
        <w:rPr>
          <w:rFonts w:hint="eastAsia"/>
          <w:color w:val="000000"/>
          <w:kern w:val="0"/>
        </w:rPr>
        <w:t>MSFE</w:t>
      </w:r>
      <w:r>
        <w:rPr>
          <w:rFonts w:hint="eastAsia"/>
          <w:color w:val="000000"/>
          <w:kern w:val="0"/>
        </w:rPr>
        <w:t>和</w:t>
      </w:r>
      <w:r w:rsidRPr="00644DF6">
        <w:rPr>
          <w:color w:val="000000"/>
          <w:kern w:val="0"/>
        </w:rPr>
        <w:t>MSFM</w:t>
      </w:r>
      <w:r w:rsidRPr="00644DF6">
        <w:rPr>
          <w:color w:val="000000"/>
          <w:kern w:val="0"/>
        </w:rPr>
        <w:t>网络</w:t>
      </w:r>
      <w:r>
        <w:rPr>
          <w:rFonts w:hint="eastAsia"/>
          <w:color w:val="000000"/>
          <w:kern w:val="0"/>
        </w:rPr>
        <w:t>结合使用时</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提升至</w:t>
      </w:r>
      <w:r w:rsidRPr="00644DF6">
        <w:rPr>
          <w:color w:val="000000"/>
          <w:kern w:val="0"/>
        </w:rPr>
        <w:t>88.7%</w:t>
      </w:r>
      <w:r w:rsidRPr="00644DF6">
        <w:rPr>
          <w:color w:val="000000"/>
          <w:kern w:val="0"/>
        </w:rPr>
        <w:t>，误报率降至</w:t>
      </w:r>
      <w:r w:rsidRPr="00644DF6">
        <w:rPr>
          <w:color w:val="000000"/>
          <w:kern w:val="0"/>
        </w:rPr>
        <w:t>9.8%</w:t>
      </w:r>
      <w:r w:rsidRPr="00644DF6">
        <w:rPr>
          <w:color w:val="000000"/>
          <w:kern w:val="0"/>
        </w:rPr>
        <w:t>。</w:t>
      </w:r>
      <w:r w:rsidRPr="00644DF6">
        <w:rPr>
          <w:color w:val="000000"/>
          <w:kern w:val="0"/>
        </w:rPr>
        <w:t>MSFM</w:t>
      </w:r>
      <w:r w:rsidRPr="00644DF6">
        <w:rPr>
          <w:color w:val="000000"/>
          <w:kern w:val="0"/>
        </w:rPr>
        <w:t>模块通过多尺度流模块，将输入特征映射到简单的基分布上，</w:t>
      </w:r>
      <w:r>
        <w:rPr>
          <w:rFonts w:hint="eastAsia"/>
          <w:color w:val="000000"/>
          <w:kern w:val="0"/>
        </w:rPr>
        <w:t>并且通过并行操作加快检测效率</w:t>
      </w:r>
      <w:r w:rsidRPr="00644DF6">
        <w:rPr>
          <w:color w:val="000000"/>
          <w:kern w:val="0"/>
        </w:rPr>
        <w:t>。</w:t>
      </w:r>
      <w:r>
        <w:rPr>
          <w:rFonts w:hint="eastAsia"/>
          <w:color w:val="000000"/>
          <w:kern w:val="0"/>
        </w:rPr>
        <w:t>添加</w:t>
      </w:r>
      <w:r>
        <w:rPr>
          <w:rFonts w:hint="eastAsia"/>
          <w:color w:val="000000"/>
          <w:kern w:val="0"/>
        </w:rPr>
        <w:t>MSF</w:t>
      </w:r>
      <w:r>
        <w:rPr>
          <w:rFonts w:hint="eastAsia"/>
          <w:color w:val="000000"/>
          <w:kern w:val="0"/>
        </w:rPr>
        <w:t>后</w:t>
      </w:r>
      <w:r w:rsidRPr="00644DF6">
        <w:rPr>
          <w:color w:val="000000"/>
          <w:kern w:val="0"/>
        </w:rPr>
        <w:t>，</w:t>
      </w:r>
      <w:r w:rsidRPr="00644DF6">
        <w:rPr>
          <w:color w:val="000000"/>
          <w:kern w:val="0"/>
        </w:rPr>
        <w:t>AUC</w:t>
      </w:r>
      <w:r>
        <w:rPr>
          <w:rFonts w:hint="eastAsia"/>
          <w:color w:val="000000"/>
          <w:kern w:val="0"/>
        </w:rPr>
        <w:t>-</w:t>
      </w:r>
      <w:r w:rsidRPr="00644DF6">
        <w:rPr>
          <w:color w:val="000000"/>
          <w:kern w:val="0"/>
        </w:rPr>
        <w:t>ROC</w:t>
      </w:r>
      <w:r w:rsidRPr="00644DF6">
        <w:rPr>
          <w:color w:val="000000"/>
          <w:kern w:val="0"/>
        </w:rPr>
        <w:t>达到了最优的</w:t>
      </w:r>
      <w:r w:rsidRPr="00644DF6">
        <w:rPr>
          <w:color w:val="000000"/>
          <w:kern w:val="0"/>
        </w:rPr>
        <w:t>93.4</w:t>
      </w:r>
      <w:r>
        <w:rPr>
          <w:rFonts w:hint="eastAsia"/>
          <w:color w:val="000000"/>
          <w:kern w:val="0"/>
        </w:rPr>
        <w:t>%</w:t>
      </w:r>
      <w:r w:rsidRPr="00644DF6">
        <w:rPr>
          <w:color w:val="000000"/>
          <w:kern w:val="0"/>
        </w:rPr>
        <w:t>，误报率降至</w:t>
      </w:r>
      <w:r w:rsidRPr="00644DF6">
        <w:rPr>
          <w:color w:val="000000"/>
          <w:kern w:val="0"/>
        </w:rPr>
        <w:t>8.4%</w:t>
      </w:r>
      <w:r w:rsidRPr="00644DF6">
        <w:rPr>
          <w:color w:val="000000"/>
          <w:kern w:val="0"/>
        </w:rPr>
        <w:t>。</w:t>
      </w:r>
      <w:r w:rsidRPr="00644DF6">
        <w:rPr>
          <w:color w:val="000000"/>
          <w:kern w:val="0"/>
        </w:rPr>
        <w:t>MSF</w:t>
      </w:r>
      <w:r w:rsidRPr="00644DF6">
        <w:rPr>
          <w:color w:val="000000"/>
          <w:kern w:val="0"/>
        </w:rPr>
        <w:t>模块通过进一步优化多尺度特征融合，显著提升了检测精度。然而，随着模块和网络的增多，推理速度</w:t>
      </w:r>
      <w:r>
        <w:rPr>
          <w:rFonts w:hint="eastAsia"/>
          <w:color w:val="000000"/>
          <w:kern w:val="0"/>
        </w:rPr>
        <w:t>为</w:t>
      </w:r>
      <w:r w:rsidRPr="00644DF6">
        <w:rPr>
          <w:color w:val="000000"/>
          <w:kern w:val="0"/>
        </w:rPr>
        <w:t>25.1FPS</w:t>
      </w:r>
      <w:r w:rsidRPr="00644DF6">
        <w:rPr>
          <w:color w:val="000000"/>
          <w:kern w:val="0"/>
        </w:rPr>
        <w:t>。因此，尽管精度不断提升，推理速度也因模块的增加有所影响。</w:t>
      </w:r>
    </w:p>
    <w:p w14:paraId="025716E7" w14:textId="77777777" w:rsidR="00081E08" w:rsidRPr="00D82742" w:rsidRDefault="00081E08" w:rsidP="00081E08">
      <w:pPr>
        <w:spacing w:line="400" w:lineRule="exact"/>
        <w:ind w:firstLine="480"/>
        <w:rPr>
          <w:color w:val="000000"/>
          <w:kern w:val="0"/>
        </w:rPr>
      </w:pPr>
      <w:r w:rsidRPr="00AD1E95">
        <w:rPr>
          <w:color w:val="000000"/>
          <w:kern w:val="0"/>
        </w:rPr>
        <w:t>综上所述，各模块的引入有效地提高了模型的性能，尤其是在特征增强和多尺度信息的处理上。</w:t>
      </w:r>
      <w:r w:rsidRPr="00AD1E95">
        <w:rPr>
          <w:color w:val="000000"/>
          <w:kern w:val="0"/>
        </w:rPr>
        <w:t>VFE</w:t>
      </w:r>
      <w:r w:rsidRPr="00AD1E95">
        <w:rPr>
          <w:color w:val="000000"/>
          <w:kern w:val="0"/>
        </w:rPr>
        <w:t>和</w:t>
      </w:r>
      <w:r w:rsidRPr="00AD1E95">
        <w:rPr>
          <w:color w:val="000000"/>
          <w:kern w:val="0"/>
        </w:rPr>
        <w:t>SFIID</w:t>
      </w:r>
      <w:r w:rsidRPr="00AD1E95">
        <w:rPr>
          <w:color w:val="000000"/>
          <w:kern w:val="0"/>
        </w:rPr>
        <w:t>模块帮助模型更好地感知矿井环境中的多样性，而</w:t>
      </w:r>
      <w:r w:rsidRPr="00AD1E95">
        <w:rPr>
          <w:color w:val="000000"/>
          <w:kern w:val="0"/>
        </w:rPr>
        <w:t>MSFE</w:t>
      </w:r>
      <w:r w:rsidRPr="00AD1E95">
        <w:rPr>
          <w:color w:val="000000"/>
          <w:kern w:val="0"/>
        </w:rPr>
        <w:t>、</w:t>
      </w:r>
      <w:r w:rsidRPr="00AD1E95">
        <w:rPr>
          <w:color w:val="000000"/>
          <w:kern w:val="0"/>
        </w:rPr>
        <w:t>MSFM</w:t>
      </w:r>
      <w:r w:rsidRPr="00AD1E95">
        <w:rPr>
          <w:color w:val="000000"/>
          <w:kern w:val="0"/>
        </w:rPr>
        <w:t>和</w:t>
      </w:r>
      <w:r w:rsidRPr="00AD1E95">
        <w:rPr>
          <w:color w:val="000000"/>
          <w:kern w:val="0"/>
        </w:rPr>
        <w:t>MSF</w:t>
      </w:r>
      <w:r w:rsidRPr="00AD1E95">
        <w:rPr>
          <w:color w:val="000000"/>
          <w:kern w:val="0"/>
        </w:rPr>
        <w:t>模块则在多尺度特征融合方面发挥了重要作用，</w:t>
      </w:r>
      <w:r>
        <w:rPr>
          <w:rFonts w:hint="eastAsia"/>
          <w:color w:val="000000"/>
          <w:kern w:val="0"/>
        </w:rPr>
        <w:t>很好地</w:t>
      </w:r>
      <w:r w:rsidRPr="00AD1E95">
        <w:rPr>
          <w:color w:val="000000"/>
          <w:kern w:val="0"/>
        </w:rPr>
        <w:t>提升了缺陷检测的精度和鲁棒性。</w:t>
      </w:r>
    </w:p>
    <w:p w14:paraId="0F30F953" w14:textId="214BB443" w:rsidR="00081E08" w:rsidRPr="00DC15A1" w:rsidRDefault="00081E08" w:rsidP="00DC15A1">
      <w:pPr>
        <w:pStyle w:val="2"/>
        <w:ind w:firstLine="560"/>
        <w:rPr>
          <w:rFonts w:hint="eastAsia"/>
        </w:rPr>
      </w:pPr>
      <w:r w:rsidRPr="00DC15A1">
        <w:rPr>
          <w:rFonts w:hint="eastAsia"/>
        </w:rPr>
        <w:t>5</w:t>
      </w:r>
      <w:r w:rsidRPr="00DC15A1">
        <w:t>结论</w:t>
      </w:r>
    </w:p>
    <w:p w14:paraId="65518B3E" w14:textId="69B1C914" w:rsidR="00081E08" w:rsidRDefault="00081E08" w:rsidP="00656CF7">
      <w:pPr>
        <w:ind w:firstLine="480"/>
      </w:pPr>
      <w:r>
        <w:rPr>
          <w:rFonts w:hint="eastAsia"/>
        </w:rPr>
        <w:t>本文针对矿井提升机钢丝绳视频缺陷</w:t>
      </w:r>
      <w:proofErr w:type="gramStart"/>
      <w:r>
        <w:rPr>
          <w:rFonts w:hint="eastAsia"/>
        </w:rPr>
        <w:t>检测因</w:t>
      </w:r>
      <w:proofErr w:type="gramEnd"/>
      <w:r>
        <w:rPr>
          <w:rFonts w:hint="eastAsia"/>
        </w:rPr>
        <w:t>数据采集困难、</w:t>
      </w:r>
      <w:r w:rsidRPr="0065514B">
        <w:rPr>
          <w:rFonts w:hint="eastAsia"/>
        </w:rPr>
        <w:t>工况环境复杂</w:t>
      </w:r>
      <w:r w:rsidRPr="0065514B">
        <w:t>等</w:t>
      </w:r>
      <w:r w:rsidRPr="0065514B">
        <w:lastRenderedPageBreak/>
        <w:t>因素影响</w:t>
      </w:r>
      <w:r w:rsidRPr="0065514B">
        <w:rPr>
          <w:rFonts w:hint="eastAsia"/>
        </w:rPr>
        <w:t>造成的检测精度较低以及实时性不足等问题</w:t>
      </w:r>
      <w:r>
        <w:rPr>
          <w:rFonts w:hint="eastAsia"/>
        </w:rPr>
        <w:t>，提出了一个基于流模型</w:t>
      </w:r>
      <w:r w:rsidRPr="0065514B">
        <w:rPr>
          <w:rFonts w:hint="eastAsia"/>
        </w:rPr>
        <w:t>的矿井提升机钢丝绳视频缺陷检测网络。该检测网络首次通过流模型对钢丝绳视频进行缺陷检测。</w:t>
      </w:r>
      <w:r>
        <w:rPr>
          <w:rFonts w:hint="eastAsia"/>
        </w:rPr>
        <w:t>缺陷检测</w:t>
      </w:r>
      <w:r w:rsidRPr="0065514B">
        <w:rPr>
          <w:rFonts w:hint="eastAsia"/>
        </w:rPr>
        <w:t>网络分为矿井环境感知增强模块以及流模型缺陷检测网络。矿井环境感知增强模块通过</w:t>
      </w:r>
      <w:r w:rsidRPr="0065514B">
        <w:rPr>
          <w:rFonts w:hint="eastAsia"/>
        </w:rPr>
        <w:t>VFE</w:t>
      </w:r>
      <w:r w:rsidRPr="0065514B">
        <w:rPr>
          <w:rFonts w:hint="eastAsia"/>
        </w:rPr>
        <w:t>网络及</w:t>
      </w:r>
      <w:r w:rsidRPr="0065514B">
        <w:rPr>
          <w:rFonts w:hint="eastAsia"/>
        </w:rPr>
        <w:t>SFIID</w:t>
      </w:r>
      <w:r w:rsidRPr="0065514B">
        <w:rPr>
          <w:rFonts w:hint="eastAsia"/>
        </w:rPr>
        <w:t>模块对视频</w:t>
      </w:r>
      <w:proofErr w:type="gramStart"/>
      <w:r w:rsidRPr="0065514B">
        <w:rPr>
          <w:rFonts w:hint="eastAsia"/>
        </w:rPr>
        <w:t>帧</w:t>
      </w:r>
      <w:proofErr w:type="gramEnd"/>
      <w:r w:rsidRPr="0065514B">
        <w:rPr>
          <w:rFonts w:hint="eastAsia"/>
        </w:rPr>
        <w:t>进行增强</w:t>
      </w:r>
      <w:r>
        <w:rPr>
          <w:rFonts w:hint="eastAsia"/>
        </w:rPr>
        <w:t>和</w:t>
      </w:r>
      <w:r w:rsidRPr="0065514B">
        <w:rPr>
          <w:rFonts w:hint="eastAsia"/>
        </w:rPr>
        <w:t>去除运动模糊操作</w:t>
      </w:r>
      <w:r>
        <w:rPr>
          <w:rFonts w:hint="eastAsia"/>
        </w:rPr>
        <w:t>，加强了图像的特征表达能力。通过改进流模型，加强了对</w:t>
      </w:r>
      <w:proofErr w:type="gramStart"/>
      <w:r>
        <w:rPr>
          <w:rFonts w:hint="eastAsia"/>
        </w:rPr>
        <w:t>视频帧多尺度</w:t>
      </w:r>
      <w:proofErr w:type="gramEnd"/>
      <w:r>
        <w:rPr>
          <w:rFonts w:hint="eastAsia"/>
        </w:rPr>
        <w:t>缺陷的处理。实验结果表明，在参数量较少的情况下，</w:t>
      </w:r>
      <w:proofErr w:type="gramStart"/>
      <w:r>
        <w:rPr>
          <w:rFonts w:hint="eastAsia"/>
        </w:rPr>
        <w:t>帧级</w:t>
      </w:r>
      <w:proofErr w:type="gramEnd"/>
      <w:r>
        <w:rPr>
          <w:rFonts w:hint="eastAsia"/>
        </w:rPr>
        <w:t>AUCROC</w:t>
      </w:r>
      <w:r>
        <w:rPr>
          <w:rFonts w:hint="eastAsia"/>
        </w:rPr>
        <w:t>达到了</w:t>
      </w:r>
      <w:r>
        <w:rPr>
          <w:rFonts w:hint="eastAsia"/>
        </w:rPr>
        <w:t>93.4%</w:t>
      </w:r>
      <w:r>
        <w:rPr>
          <w:rFonts w:hint="eastAsia"/>
        </w:rPr>
        <w:t>。推理速度达到了</w:t>
      </w:r>
      <w:r>
        <w:rPr>
          <w:rFonts w:hint="eastAsia"/>
        </w:rPr>
        <w:t>25.1FPS</w:t>
      </w:r>
      <w:r>
        <w:rPr>
          <w:rFonts w:hint="eastAsia"/>
        </w:rPr>
        <w:t>。相较于其它流模型，</w:t>
      </w:r>
      <w:r w:rsidRPr="00AD1E95">
        <w:t>提升了缺陷检测的精度和鲁棒性。</w:t>
      </w:r>
      <w:r w:rsidRPr="0065514B">
        <w:rPr>
          <w:rFonts w:hint="eastAsia"/>
        </w:rPr>
        <w:t>为</w:t>
      </w:r>
      <w:r>
        <w:rPr>
          <w:rFonts w:hint="eastAsia"/>
        </w:rPr>
        <w:t>矿井提升机钢丝绳视频缺陷检测</w:t>
      </w:r>
      <w:r w:rsidRPr="0065514B">
        <w:rPr>
          <w:rFonts w:hint="eastAsia"/>
        </w:rPr>
        <w:t>提供有效改进方案。</w:t>
      </w:r>
    </w:p>
    <w:p w14:paraId="14353D10" w14:textId="6EABB335" w:rsidR="00081E08" w:rsidRDefault="00DC15A1" w:rsidP="00DC15A1">
      <w:pPr>
        <w:pStyle w:val="2"/>
        <w:ind w:firstLine="560"/>
        <w:rPr>
          <w:rFonts w:hint="eastAsia"/>
        </w:rPr>
      </w:pPr>
      <w:r>
        <w:rPr>
          <w:rFonts w:hint="eastAsia"/>
        </w:rPr>
        <w:t>6</w:t>
      </w:r>
      <w:r>
        <w:rPr>
          <w:rFonts w:hint="eastAsia"/>
        </w:rPr>
        <w:t>参考文献</w:t>
      </w:r>
    </w:p>
    <w:p w14:paraId="1E829318" w14:textId="362390F7" w:rsidR="00D36260" w:rsidRDefault="00D36260" w:rsidP="00D36260">
      <w:pPr>
        <w:spacing w:line="400" w:lineRule="exact"/>
        <w:ind w:firstLine="480"/>
        <w:rPr>
          <w:rFonts w:cs="Times New Roman"/>
          <w:color w:val="FF0000"/>
          <w:highlight w:val="yellow"/>
        </w:rPr>
      </w:pPr>
      <w:r>
        <w:rPr>
          <w:rFonts w:cs="Times New Roman" w:hint="eastAsia"/>
          <w:color w:val="FF0000"/>
          <w:highlight w:val="yellow"/>
        </w:rPr>
        <w:t>（</w:t>
      </w:r>
      <w:r>
        <w:rPr>
          <w:rFonts w:cs="Times New Roman" w:hint="eastAsia"/>
          <w:color w:val="FF0000"/>
          <w:highlight w:val="yellow"/>
        </w:rPr>
        <w:t>1</w:t>
      </w:r>
      <w:r>
        <w:rPr>
          <w:rFonts w:cs="Times New Roman" w:hint="eastAsia"/>
          <w:color w:val="FF0000"/>
          <w:highlight w:val="yellow"/>
        </w:rPr>
        <w:t>）</w:t>
      </w:r>
      <w:r w:rsidR="001040C3">
        <w:rPr>
          <w:rFonts w:cs="Times New Roman" w:hint="eastAsia"/>
          <w:color w:val="FF0000"/>
          <w:highlight w:val="yellow"/>
        </w:rPr>
        <w:t>数量偏少，参照目标期刊的论文参考文献平均数吧。</w:t>
      </w:r>
      <w:r>
        <w:rPr>
          <w:rFonts w:cs="Times New Roman" w:hint="eastAsia"/>
          <w:color w:val="FF0000"/>
          <w:highlight w:val="yellow"/>
        </w:rPr>
        <w:t>小红书、</w:t>
      </w:r>
      <w:proofErr w:type="spellStart"/>
      <w:r>
        <w:rPr>
          <w:rFonts w:cs="Times New Roman" w:hint="eastAsia"/>
          <w:color w:val="FF0000"/>
          <w:highlight w:val="yellow"/>
        </w:rPr>
        <w:t>letpub</w:t>
      </w:r>
      <w:proofErr w:type="spellEnd"/>
      <w:r>
        <w:rPr>
          <w:rFonts w:cs="Times New Roman" w:hint="eastAsia"/>
          <w:color w:val="FF0000"/>
          <w:highlight w:val="yellow"/>
        </w:rPr>
        <w:t>等查一下大家投稿经验，一般要有</w:t>
      </w:r>
      <w:r>
        <w:rPr>
          <w:rFonts w:cs="Times New Roman" w:hint="eastAsia"/>
          <w:color w:val="FF0000"/>
          <w:highlight w:val="yellow"/>
        </w:rPr>
        <w:t>1</w:t>
      </w:r>
      <w:r>
        <w:rPr>
          <w:rFonts w:cs="Times New Roman"/>
          <w:color w:val="FF0000"/>
          <w:highlight w:val="yellow"/>
        </w:rPr>
        <w:t>-2</w:t>
      </w:r>
      <w:r>
        <w:rPr>
          <w:rFonts w:cs="Times New Roman" w:hint="eastAsia"/>
          <w:color w:val="FF0000"/>
          <w:highlight w:val="yellow"/>
        </w:rPr>
        <w:t>篇目标期刊</w:t>
      </w:r>
      <w:r>
        <w:rPr>
          <w:rFonts w:cs="Times New Roman" w:hint="eastAsia"/>
          <w:color w:val="FF0000"/>
          <w:highlight w:val="yellow"/>
        </w:rPr>
        <w:t>AI</w:t>
      </w:r>
      <w:r w:rsidRPr="008332E7">
        <w:rPr>
          <w:rFonts w:cs="Times New Roman" w:hint="eastAsia"/>
          <w:color w:val="FF0000"/>
          <w:highlight w:val="yellow"/>
        </w:rPr>
        <w:t>的参考文献。</w:t>
      </w:r>
      <w:r w:rsidR="00B137E0" w:rsidRPr="00B137E0">
        <w:rPr>
          <w:rFonts w:cs="Times New Roman" w:hint="eastAsia"/>
          <w:color w:val="FF0000"/>
          <w:highlight w:val="yellow"/>
          <w:u w:val="single"/>
        </w:rPr>
        <w:t>2023-25</w:t>
      </w:r>
      <w:r w:rsidR="00B137E0" w:rsidRPr="00B137E0">
        <w:rPr>
          <w:rFonts w:cs="Times New Roman" w:hint="eastAsia"/>
          <w:color w:val="FF0000"/>
          <w:highlight w:val="yellow"/>
          <w:u w:val="single"/>
        </w:rPr>
        <w:t>的文献要多</w:t>
      </w:r>
      <w:r w:rsidR="002F3022">
        <w:rPr>
          <w:rFonts w:cs="Times New Roman" w:hint="eastAsia"/>
          <w:color w:val="FF0000"/>
          <w:highlight w:val="yellow"/>
          <w:u w:val="single"/>
        </w:rPr>
        <w:t>，对比实验也要以</w:t>
      </w:r>
      <w:r w:rsidR="002F3022">
        <w:rPr>
          <w:rFonts w:cs="Times New Roman" w:hint="eastAsia"/>
          <w:color w:val="FF0000"/>
          <w:highlight w:val="yellow"/>
          <w:u w:val="single"/>
        </w:rPr>
        <w:t>2</w:t>
      </w:r>
      <w:r w:rsidR="002F3022">
        <w:rPr>
          <w:rFonts w:cs="Times New Roman"/>
          <w:color w:val="FF0000"/>
          <w:highlight w:val="yellow"/>
          <w:u w:val="single"/>
        </w:rPr>
        <w:t>3-25</w:t>
      </w:r>
      <w:r w:rsidR="002F3022">
        <w:rPr>
          <w:rFonts w:cs="Times New Roman" w:hint="eastAsia"/>
          <w:color w:val="FF0000"/>
          <w:highlight w:val="yellow"/>
          <w:u w:val="single"/>
        </w:rPr>
        <w:t>的为主</w:t>
      </w:r>
      <w:r w:rsidR="00B137E0" w:rsidRPr="00B137E0">
        <w:rPr>
          <w:rFonts w:cs="Times New Roman" w:hint="eastAsia"/>
          <w:color w:val="FF0000"/>
          <w:highlight w:val="yellow"/>
          <w:u w:val="single"/>
        </w:rPr>
        <w:t>！</w:t>
      </w:r>
    </w:p>
    <w:p w14:paraId="0D60B300" w14:textId="77777777" w:rsidR="0029506A" w:rsidRDefault="00D36260" w:rsidP="00D36260">
      <w:pPr>
        <w:spacing w:line="400" w:lineRule="exact"/>
        <w:ind w:firstLine="480"/>
        <w:rPr>
          <w:rFonts w:cs="Times New Roman"/>
          <w:color w:val="FF0000"/>
        </w:rPr>
      </w:pPr>
      <w:r>
        <w:rPr>
          <w:rFonts w:cs="Times New Roman" w:hint="eastAsia"/>
          <w:color w:val="FF0000"/>
          <w:highlight w:val="yellow"/>
        </w:rPr>
        <w:t>（</w:t>
      </w:r>
      <w:r>
        <w:rPr>
          <w:rFonts w:cs="Times New Roman"/>
          <w:color w:val="FF0000"/>
          <w:highlight w:val="yellow"/>
        </w:rPr>
        <w:t>2</w:t>
      </w:r>
      <w:r>
        <w:rPr>
          <w:rFonts w:cs="Times New Roman" w:hint="eastAsia"/>
          <w:color w:val="FF0000"/>
          <w:highlight w:val="yellow"/>
        </w:rPr>
        <w:t>）</w:t>
      </w:r>
      <w:r w:rsidRPr="005B00B5">
        <w:rPr>
          <w:rFonts w:cs="Times New Roman" w:hint="eastAsia"/>
          <w:color w:val="FF0000"/>
          <w:highlight w:val="yellow"/>
        </w:rPr>
        <w:t>把咱自己论文引用上：</w:t>
      </w:r>
    </w:p>
    <w:p w14:paraId="1251BDB0" w14:textId="3E278687" w:rsidR="00D36260" w:rsidRDefault="00BA664E" w:rsidP="00D36260">
      <w:pPr>
        <w:spacing w:line="400" w:lineRule="exact"/>
        <w:ind w:firstLine="480"/>
        <w:rPr>
          <w:rFonts w:cs="Times New Roman"/>
          <w:color w:val="FF0000"/>
        </w:rPr>
      </w:pPr>
      <w:proofErr w:type="spellStart"/>
      <w:r w:rsidRPr="00BA664E">
        <w:rPr>
          <w:rFonts w:cs="Times New Roman" w:hint="eastAsia"/>
          <w:color w:val="FF0000"/>
        </w:rPr>
        <w:t>TianMa</w:t>
      </w:r>
      <w:proofErr w:type="spellEnd"/>
      <w:r w:rsidRPr="00BA664E">
        <w:rPr>
          <w:rFonts w:cs="Times New Roman" w:hint="eastAsia"/>
          <w:color w:val="FF0000"/>
        </w:rPr>
        <w:t xml:space="preserve">, </w:t>
      </w:r>
      <w:proofErr w:type="spellStart"/>
      <w:r w:rsidRPr="00BA664E">
        <w:rPr>
          <w:rFonts w:cs="Times New Roman" w:hint="eastAsia"/>
          <w:color w:val="FF0000"/>
        </w:rPr>
        <w:t>Chenhui</w:t>
      </w:r>
      <w:proofErr w:type="spellEnd"/>
      <w:r w:rsidRPr="00BA664E">
        <w:rPr>
          <w:rFonts w:cs="Times New Roman" w:hint="eastAsia"/>
          <w:color w:val="FF0000"/>
        </w:rPr>
        <w:t xml:space="preserve"> Fu*, Jiayi Yang, etc. RF-Net: Unsupervised Low-Light Image Enhancement Based on </w:t>
      </w:r>
      <w:proofErr w:type="spellStart"/>
      <w:r w:rsidRPr="00BA664E">
        <w:rPr>
          <w:rFonts w:cs="Times New Roman" w:hint="eastAsia"/>
          <w:color w:val="FF0000"/>
        </w:rPr>
        <w:t>Retinex</w:t>
      </w:r>
      <w:proofErr w:type="spellEnd"/>
      <w:r w:rsidRPr="00BA664E">
        <w:rPr>
          <w:rFonts w:cs="Times New Roman" w:hint="eastAsia"/>
          <w:color w:val="FF0000"/>
        </w:rPr>
        <w:t xml:space="preserve"> and Exposure Fusion [J]. Computers, Materials &amp; Continua, 2023.11, DOI: 10.32604/cmc.2023.042416</w:t>
      </w:r>
    </w:p>
    <w:p w14:paraId="0E0F398C" w14:textId="34A2F57C" w:rsidR="0029506A" w:rsidRPr="005B00B5" w:rsidRDefault="0029506A" w:rsidP="00D36260">
      <w:pPr>
        <w:spacing w:line="400" w:lineRule="exact"/>
        <w:ind w:firstLine="480"/>
        <w:rPr>
          <w:rFonts w:cs="Times New Roman"/>
          <w:color w:val="FF0000"/>
        </w:rPr>
      </w:pPr>
      <w:r w:rsidRPr="0029506A">
        <w:rPr>
          <w:rFonts w:cs="Times New Roman"/>
          <w:color w:val="FF0000"/>
        </w:rPr>
        <w:t>Ma, T.; Li, J.; Dang, Z.; Li, Y.; Li, Y. A Dual-Stream Dental Panoramic X-Ray Image Segmentation Method Based on Transformer Heterogeneous Feature Complementation. Technologies 2025, 13, 293. https://doi.org/10.3390/technologies13070293</w:t>
      </w:r>
    </w:p>
    <w:p w14:paraId="5A486630" w14:textId="77777777" w:rsidR="00D36260" w:rsidRPr="00D36260" w:rsidRDefault="00D36260" w:rsidP="00D36260">
      <w:pPr>
        <w:ind w:firstLine="480"/>
      </w:pPr>
    </w:p>
    <w:p w14:paraId="292DCE52" w14:textId="390B14C3" w:rsidR="00DC15A1" w:rsidRPr="00DC15A1" w:rsidRDefault="00DC15A1" w:rsidP="00DC15A1">
      <w:pPr>
        <w:pStyle w:val="af4"/>
        <w:numPr>
          <w:ilvl w:val="0"/>
          <w:numId w:val="3"/>
        </w:numPr>
      </w:pPr>
      <w:bookmarkStart w:id="81" w:name="_Ref192269149"/>
      <w:proofErr w:type="spellStart"/>
      <w:r w:rsidRPr="00C46034">
        <w:t>Tailanian</w:t>
      </w:r>
      <w:proofErr w:type="spellEnd"/>
      <w:r w:rsidRPr="00C46034">
        <w:t xml:space="preserve"> M</w:t>
      </w:r>
      <w:r>
        <w:t>,</w:t>
      </w:r>
      <w:r w:rsidRPr="00C46034">
        <w:t xml:space="preserve"> </w:t>
      </w:r>
      <w:proofErr w:type="spellStart"/>
      <w:r w:rsidRPr="00C46034">
        <w:t>Musé</w:t>
      </w:r>
      <w:proofErr w:type="spellEnd"/>
      <w:r w:rsidRPr="00C46034">
        <w:t xml:space="preserve"> P</w:t>
      </w:r>
      <w:r>
        <w:t>,</w:t>
      </w:r>
      <w:r w:rsidRPr="00C46034">
        <w:t xml:space="preserve"> Pardo Á. A multi-scale a </w:t>
      </w:r>
      <w:proofErr w:type="spellStart"/>
      <w:r w:rsidRPr="00C46034">
        <w:t>contrario</w:t>
      </w:r>
      <w:proofErr w:type="spellEnd"/>
      <w:r w:rsidRPr="00C46034">
        <w:t xml:space="preserve"> method for unsupervised image anomaly detection[C]//2021 20th IEEE International Conference on Machine Learning and Applications</w:t>
      </w:r>
      <w:r>
        <w:rPr>
          <w:rFonts w:hint="eastAsia"/>
        </w:rPr>
        <w:t xml:space="preserve">. </w:t>
      </w:r>
      <w:r w:rsidRPr="00C46034">
        <w:t>(ICMLA) IEEE</w:t>
      </w:r>
      <w:r>
        <w:t>,</w:t>
      </w:r>
      <w:r w:rsidRPr="00C46034">
        <w:t xml:space="preserve"> 2021</w:t>
      </w:r>
      <w:r>
        <w:t>:</w:t>
      </w:r>
      <w:r w:rsidRPr="00C46034">
        <w:t xml:space="preserve"> 179-184</w:t>
      </w:r>
      <w:r w:rsidRPr="00E62EE9">
        <w:t>.</w:t>
      </w:r>
      <w:bookmarkEnd w:id="81"/>
    </w:p>
    <w:p w14:paraId="79CA532A" w14:textId="77777777" w:rsidR="000C0ABF" w:rsidRPr="00E62EE9" w:rsidRDefault="000C0ABF" w:rsidP="000C0ABF">
      <w:pPr>
        <w:pStyle w:val="a9"/>
        <w:widowControl/>
        <w:numPr>
          <w:ilvl w:val="0"/>
          <w:numId w:val="3"/>
        </w:numPr>
        <w:spacing w:line="400" w:lineRule="atLeast"/>
        <w:ind w:firstLineChars="0"/>
        <w:contextualSpacing w:val="0"/>
      </w:pPr>
      <w:bookmarkStart w:id="82" w:name="_Ref192269157"/>
      <w:r w:rsidRPr="00C46034">
        <w:t>Rippel O</w:t>
      </w:r>
      <w:r>
        <w:t>,</w:t>
      </w:r>
      <w:r w:rsidRPr="00C46034">
        <w:t xml:space="preserve"> Mertens P</w:t>
      </w:r>
      <w:r>
        <w:t>,</w:t>
      </w:r>
      <w:r w:rsidRPr="00C46034">
        <w:t xml:space="preserve"> </w:t>
      </w:r>
      <w:proofErr w:type="spellStart"/>
      <w:r w:rsidRPr="00C46034">
        <w:t>Merhof</w:t>
      </w:r>
      <w:proofErr w:type="spellEnd"/>
      <w:r w:rsidRPr="00C46034">
        <w:t xml:space="preserve"> D. Modeling the distribution of normal data in pre-trained deep features for anomaly detection[C]//2020 25th International Conference on Pattern Recognition. (ICPR) IEEE</w:t>
      </w:r>
      <w:r>
        <w:t>,</w:t>
      </w:r>
      <w:r w:rsidRPr="00C46034">
        <w:t xml:space="preserve"> 2021</w:t>
      </w:r>
      <w:r>
        <w:t>:</w:t>
      </w:r>
      <w:r w:rsidRPr="00C46034">
        <w:t xml:space="preserve"> 6726-6733</w:t>
      </w:r>
      <w:r w:rsidRPr="00E62EE9">
        <w:t>.</w:t>
      </w:r>
      <w:bookmarkEnd w:id="82"/>
    </w:p>
    <w:p w14:paraId="61E56559" w14:textId="77777777" w:rsidR="000C0ABF" w:rsidRPr="00E62EE9" w:rsidRDefault="000C0ABF" w:rsidP="000C0ABF">
      <w:pPr>
        <w:pStyle w:val="a9"/>
        <w:widowControl/>
        <w:numPr>
          <w:ilvl w:val="0"/>
          <w:numId w:val="3"/>
        </w:numPr>
        <w:spacing w:line="400" w:lineRule="atLeast"/>
        <w:ind w:firstLineChars="0"/>
        <w:contextualSpacing w:val="0"/>
      </w:pPr>
      <w:bookmarkStart w:id="83" w:name="_Ref192269167"/>
      <w:r w:rsidRPr="00C46034">
        <w:t>Zhang K</w:t>
      </w:r>
      <w:r>
        <w:t>,</w:t>
      </w:r>
      <w:r w:rsidRPr="00C46034">
        <w:t xml:space="preserve"> Wang B</w:t>
      </w:r>
      <w:r>
        <w:t>,</w:t>
      </w:r>
      <w:r w:rsidRPr="00C46034">
        <w:t xml:space="preserve"> Kuo C </w:t>
      </w:r>
      <w:proofErr w:type="spellStart"/>
      <w:r w:rsidRPr="00C46034">
        <w:t>C</w:t>
      </w:r>
      <w:proofErr w:type="spellEnd"/>
      <w:r w:rsidRPr="00C46034">
        <w:t xml:space="preserve"> J. </w:t>
      </w:r>
      <w:proofErr w:type="spellStart"/>
      <w:r w:rsidRPr="00C46034">
        <w:t>PEDENet</w:t>
      </w:r>
      <w:proofErr w:type="spellEnd"/>
      <w:r>
        <w:t>:</w:t>
      </w:r>
      <w:r w:rsidRPr="00C46034">
        <w:t xml:space="preserve"> Image anomaly localization via patch embedding and density estimation[J]. Pattern Recognition Letters</w:t>
      </w:r>
      <w:r>
        <w:t>,</w:t>
      </w:r>
      <w:r w:rsidRPr="00C46034">
        <w:t xml:space="preserve"> 2022</w:t>
      </w:r>
      <w:r>
        <w:t>,</w:t>
      </w:r>
      <w:r w:rsidRPr="00C46034">
        <w:t xml:space="preserve"> 153</w:t>
      </w:r>
      <w:r>
        <w:t>:</w:t>
      </w:r>
      <w:r w:rsidRPr="00C46034">
        <w:t xml:space="preserve"> 144-150</w:t>
      </w:r>
      <w:r w:rsidRPr="00E62EE9">
        <w:t>.</w:t>
      </w:r>
      <w:bookmarkEnd w:id="83"/>
    </w:p>
    <w:p w14:paraId="386DE12C" w14:textId="77777777" w:rsidR="000C0ABF" w:rsidRPr="00E62EE9" w:rsidRDefault="000C0ABF" w:rsidP="000C0ABF">
      <w:pPr>
        <w:pStyle w:val="a9"/>
        <w:widowControl/>
        <w:numPr>
          <w:ilvl w:val="0"/>
          <w:numId w:val="3"/>
        </w:numPr>
        <w:spacing w:line="400" w:lineRule="atLeast"/>
        <w:ind w:firstLineChars="0"/>
        <w:contextualSpacing w:val="0"/>
      </w:pPr>
      <w:bookmarkStart w:id="84" w:name="_Ref192269196"/>
      <w:r w:rsidRPr="00FA29E3">
        <w:rPr>
          <w:lang w:val="fr-BE"/>
        </w:rPr>
        <w:lastRenderedPageBreak/>
        <w:t>Wan Q</w:t>
      </w:r>
      <w:r>
        <w:rPr>
          <w:lang w:val="fr-BE"/>
        </w:rPr>
        <w:t>,</w:t>
      </w:r>
      <w:r w:rsidRPr="00FA29E3">
        <w:rPr>
          <w:lang w:val="fr-BE"/>
        </w:rPr>
        <w:t xml:space="preserve"> Gao L</w:t>
      </w:r>
      <w:r>
        <w:rPr>
          <w:lang w:val="fr-BE"/>
        </w:rPr>
        <w:t>,</w:t>
      </w:r>
      <w:r w:rsidRPr="00FA29E3">
        <w:rPr>
          <w:lang w:val="fr-BE"/>
        </w:rPr>
        <w:t xml:space="preserve"> Li X</w:t>
      </w:r>
      <w:r>
        <w:rPr>
          <w:lang w:val="fr-BE"/>
        </w:rPr>
        <w:t>,</w:t>
      </w:r>
      <w:r w:rsidRPr="00FA29E3">
        <w:rPr>
          <w:lang w:val="fr-BE"/>
        </w:rPr>
        <w:t xml:space="preserve"> et al. </w:t>
      </w:r>
      <w:r w:rsidRPr="00C46034">
        <w:t>Unsupervised image anomaly detection and segmentation based on pretrained feature mapping[J]. IEEE Transactions on Industrial Informatics</w:t>
      </w:r>
      <w:r>
        <w:t>,</w:t>
      </w:r>
      <w:r w:rsidRPr="00C46034">
        <w:t xml:space="preserve"> 2022</w:t>
      </w:r>
      <w:r>
        <w:t>,</w:t>
      </w:r>
      <w:r w:rsidRPr="00C46034">
        <w:t xml:space="preserve"> 19(3)</w:t>
      </w:r>
      <w:r>
        <w:t>:</w:t>
      </w:r>
      <w:r w:rsidRPr="00C46034">
        <w:t xml:space="preserve"> 2330-2339.</w:t>
      </w:r>
      <w:bookmarkEnd w:id="84"/>
    </w:p>
    <w:p w14:paraId="6A6426A7" w14:textId="77777777" w:rsidR="000C0ABF" w:rsidRPr="00E62EE9" w:rsidRDefault="000C0ABF" w:rsidP="000C0ABF">
      <w:pPr>
        <w:pStyle w:val="a9"/>
        <w:widowControl/>
        <w:numPr>
          <w:ilvl w:val="0"/>
          <w:numId w:val="3"/>
        </w:numPr>
        <w:spacing w:line="400" w:lineRule="atLeast"/>
        <w:ind w:firstLineChars="0"/>
        <w:contextualSpacing w:val="0"/>
      </w:pPr>
      <w:bookmarkStart w:id="85" w:name="_Ref192269203"/>
      <w:r w:rsidRPr="004362AF">
        <w:t xml:space="preserve">Wan Q, Cao Y, Gao L, et </w:t>
      </w:r>
      <w:proofErr w:type="spellStart"/>
      <w:proofErr w:type="gramStart"/>
      <w:r w:rsidRPr="004362AF">
        <w:t>al.</w:t>
      </w:r>
      <w:r w:rsidRPr="00C46034">
        <w:t>Position</w:t>
      </w:r>
      <w:proofErr w:type="spellEnd"/>
      <w:proofErr w:type="gramEnd"/>
      <w:r w:rsidRPr="00C46034">
        <w:t xml:space="preserve"> encoding enhanced feature mapping for image anomaly detection[C]//2022 IEEE 18th International Conference on Automation Science and Engineering. (CASE) IEEE</w:t>
      </w:r>
      <w:r>
        <w:t>,</w:t>
      </w:r>
      <w:r w:rsidRPr="00C46034">
        <w:t xml:space="preserve"> 2022</w:t>
      </w:r>
      <w:r>
        <w:t>:</w:t>
      </w:r>
      <w:r w:rsidRPr="00C46034">
        <w:t xml:space="preserve"> 876-881</w:t>
      </w:r>
      <w:r w:rsidRPr="00A778CF">
        <w:t>.</w:t>
      </w:r>
      <w:bookmarkEnd w:id="85"/>
    </w:p>
    <w:p w14:paraId="1F2BD46C"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86" w:name="_Ref192269236"/>
      <w:r w:rsidRPr="00FA29E3">
        <w:rPr>
          <w:lang w:val="fr-BE"/>
        </w:rPr>
        <w:t>Y</w:t>
      </w:r>
      <w:r w:rsidRPr="00E854D4">
        <w:rPr>
          <w:lang w:val="fr-BE"/>
        </w:rPr>
        <w:t xml:space="preserve"> </w:t>
      </w:r>
      <w:r w:rsidRPr="00FA29E3">
        <w:rPr>
          <w:lang w:val="fr-BE"/>
        </w:rPr>
        <w:t>Zheng Y</w:t>
      </w:r>
      <w:r>
        <w:rPr>
          <w:lang w:val="fr-BE"/>
        </w:rPr>
        <w:t>,</w:t>
      </w:r>
      <w:r w:rsidRPr="00FA29E3">
        <w:rPr>
          <w:lang w:val="fr-BE"/>
        </w:rPr>
        <w:t xml:space="preserve"> Wang X</w:t>
      </w:r>
      <w:r>
        <w:rPr>
          <w:lang w:val="fr-BE"/>
        </w:rPr>
        <w:t>,</w:t>
      </w:r>
      <w:r w:rsidRPr="00FA29E3">
        <w:rPr>
          <w:lang w:val="fr-BE"/>
        </w:rPr>
        <w:t xml:space="preserve"> Deng R</w:t>
      </w:r>
      <w:r>
        <w:rPr>
          <w:lang w:val="fr-BE"/>
        </w:rPr>
        <w:t>,</w:t>
      </w:r>
      <w:r w:rsidRPr="00FA29E3">
        <w:rPr>
          <w:lang w:val="fr-BE"/>
        </w:rPr>
        <w:t xml:space="preserve"> et al. </w:t>
      </w:r>
      <w:r w:rsidRPr="004362AF">
        <w:t xml:space="preserve">Focus your </w:t>
      </w:r>
      <w:proofErr w:type="spellStart"/>
      <w:proofErr w:type="gramStart"/>
      <w:r w:rsidRPr="004362AF">
        <w:t>distribution:Coarse</w:t>
      </w:r>
      <w:proofErr w:type="gramEnd"/>
      <w:r w:rsidRPr="004362AF">
        <w:t>-to-fine</w:t>
      </w:r>
      <w:proofErr w:type="spellEnd"/>
      <w:r w:rsidRPr="004362AF">
        <w:t xml:space="preserve"> non-contrastive learning for anomaly detection and localization[C]//2022 IEEE International Conference on Multimedia and Expo. </w:t>
      </w:r>
      <w:r w:rsidRPr="00E854D4">
        <w:rPr>
          <w:lang w:val="fr-BE"/>
        </w:rPr>
        <w:t>(ICME) IEEE</w:t>
      </w:r>
      <w:r>
        <w:rPr>
          <w:lang w:val="fr-BE"/>
        </w:rPr>
        <w:t>,</w:t>
      </w:r>
      <w:r w:rsidRPr="00E854D4">
        <w:rPr>
          <w:lang w:val="fr-BE"/>
        </w:rPr>
        <w:t xml:space="preserve"> 2022</w:t>
      </w:r>
      <w:r>
        <w:rPr>
          <w:lang w:val="fr-BE"/>
        </w:rPr>
        <w:t>:</w:t>
      </w:r>
      <w:r w:rsidRPr="00E854D4">
        <w:rPr>
          <w:lang w:val="fr-BE"/>
        </w:rPr>
        <w:t xml:space="preserve"> 1-6.</w:t>
      </w:r>
      <w:bookmarkEnd w:id="86"/>
    </w:p>
    <w:p w14:paraId="6F810175" w14:textId="77777777" w:rsidR="000C0ABF" w:rsidRPr="00E854D4" w:rsidRDefault="000C0ABF" w:rsidP="000C0ABF">
      <w:pPr>
        <w:pStyle w:val="a9"/>
        <w:widowControl/>
        <w:numPr>
          <w:ilvl w:val="0"/>
          <w:numId w:val="3"/>
        </w:numPr>
        <w:spacing w:line="400" w:lineRule="atLeast"/>
        <w:ind w:firstLineChars="0"/>
        <w:contextualSpacing w:val="0"/>
        <w:rPr>
          <w:lang w:val="fr-BE"/>
        </w:rPr>
      </w:pPr>
      <w:bookmarkStart w:id="87" w:name="_Ref192269245"/>
      <w:proofErr w:type="spellStart"/>
      <w:r w:rsidRPr="004362AF">
        <w:t>Papamakarios</w:t>
      </w:r>
      <w:proofErr w:type="spellEnd"/>
      <w:r w:rsidRPr="004362AF">
        <w:t xml:space="preserve"> G, </w:t>
      </w:r>
      <w:proofErr w:type="spellStart"/>
      <w:r w:rsidRPr="004362AF">
        <w:t>Nalisnick</w:t>
      </w:r>
      <w:proofErr w:type="spellEnd"/>
      <w:r w:rsidRPr="004362AF">
        <w:t xml:space="preserve"> E, Rezende D J, et </w:t>
      </w:r>
      <w:proofErr w:type="spellStart"/>
      <w:proofErr w:type="gramStart"/>
      <w:r w:rsidRPr="004362AF">
        <w:t>al.Normalizing</w:t>
      </w:r>
      <w:proofErr w:type="spellEnd"/>
      <w:proofErr w:type="gramEnd"/>
      <w:r w:rsidRPr="004362AF">
        <w:t xml:space="preserve"> flows for probabilistic modeling and inference[J]. </w:t>
      </w:r>
      <w:r w:rsidRPr="00E854D4">
        <w:rPr>
          <w:lang w:val="fr-BE"/>
        </w:rPr>
        <w:t>Journal of Machine Learning Research</w:t>
      </w:r>
      <w:r>
        <w:rPr>
          <w:lang w:val="fr-BE"/>
        </w:rPr>
        <w:t>,</w:t>
      </w:r>
      <w:r w:rsidRPr="00E854D4">
        <w:rPr>
          <w:lang w:val="fr-BE"/>
        </w:rPr>
        <w:t xml:space="preserve"> 2021</w:t>
      </w:r>
      <w:r>
        <w:rPr>
          <w:lang w:val="fr-BE"/>
        </w:rPr>
        <w:t>,</w:t>
      </w:r>
      <w:r w:rsidRPr="00E854D4">
        <w:rPr>
          <w:lang w:val="fr-BE"/>
        </w:rPr>
        <w:t xml:space="preserve"> 22(57)</w:t>
      </w:r>
      <w:r>
        <w:rPr>
          <w:lang w:val="fr-BE"/>
        </w:rPr>
        <w:t>:</w:t>
      </w:r>
      <w:r w:rsidRPr="00E854D4">
        <w:rPr>
          <w:lang w:val="fr-BE"/>
        </w:rPr>
        <w:t xml:space="preserve"> 1-64.</w:t>
      </w:r>
      <w:bookmarkEnd w:id="87"/>
    </w:p>
    <w:p w14:paraId="4321D79F" w14:textId="77777777" w:rsidR="000C0ABF" w:rsidRPr="004362AF" w:rsidRDefault="000C0ABF" w:rsidP="000C0ABF">
      <w:pPr>
        <w:pStyle w:val="a9"/>
        <w:widowControl/>
        <w:numPr>
          <w:ilvl w:val="0"/>
          <w:numId w:val="3"/>
        </w:numPr>
        <w:spacing w:line="400" w:lineRule="atLeast"/>
        <w:ind w:firstLineChars="0"/>
        <w:contextualSpacing w:val="0"/>
      </w:pPr>
      <w:bookmarkStart w:id="88" w:name="_Ref192269257"/>
      <w:r w:rsidRPr="004362AF">
        <w:t xml:space="preserve">He K, Zhang X, Ren S, et al. Deep residual learning for image recognition[C]//Proceedings of the IEEE conference on computer vision and pattern </w:t>
      </w:r>
      <w:proofErr w:type="gramStart"/>
      <w:r w:rsidRPr="004362AF">
        <w:t>recognition.</w:t>
      </w:r>
      <w:r w:rsidRPr="004362AF">
        <w:rPr>
          <w:rFonts w:hint="eastAsia"/>
        </w:rPr>
        <w:t>(</w:t>
      </w:r>
      <w:proofErr w:type="gramEnd"/>
      <w:r w:rsidRPr="004362AF">
        <w:rPr>
          <w:rFonts w:hint="eastAsia"/>
        </w:rPr>
        <w:t>CVPR)</w:t>
      </w:r>
      <w:r w:rsidRPr="004362AF">
        <w:t xml:space="preserve"> 2016: 770-778.</w:t>
      </w:r>
      <w:bookmarkEnd w:id="88"/>
    </w:p>
    <w:p w14:paraId="0459BAD1" w14:textId="77777777" w:rsidR="000C0ABF" w:rsidRDefault="000C0ABF" w:rsidP="000C0ABF">
      <w:pPr>
        <w:pStyle w:val="a9"/>
        <w:widowControl/>
        <w:numPr>
          <w:ilvl w:val="0"/>
          <w:numId w:val="3"/>
        </w:numPr>
        <w:spacing w:line="400" w:lineRule="atLeast"/>
        <w:ind w:firstLineChars="0"/>
        <w:contextualSpacing w:val="0"/>
      </w:pPr>
      <w:bookmarkStart w:id="89" w:name="_Ref192269266"/>
      <w:r w:rsidRPr="00FA29E3">
        <w:rPr>
          <w:lang w:val="fr-BE"/>
        </w:rPr>
        <w:t>Liu Z</w:t>
      </w:r>
      <w:r>
        <w:rPr>
          <w:lang w:val="fr-BE"/>
        </w:rPr>
        <w:t>,</w:t>
      </w:r>
      <w:r w:rsidRPr="00FA29E3">
        <w:rPr>
          <w:lang w:val="fr-BE"/>
        </w:rPr>
        <w:t xml:space="preserve"> Lin Y</w:t>
      </w:r>
      <w:r>
        <w:rPr>
          <w:lang w:val="fr-BE"/>
        </w:rPr>
        <w:t>,</w:t>
      </w:r>
      <w:r w:rsidRPr="00FA29E3">
        <w:rPr>
          <w:lang w:val="fr-BE"/>
        </w:rPr>
        <w:t xml:space="preserve"> Cao Y</w:t>
      </w:r>
      <w:r>
        <w:rPr>
          <w:lang w:val="fr-BE"/>
        </w:rPr>
        <w:t>,</w:t>
      </w:r>
      <w:r w:rsidRPr="00FA29E3">
        <w:rPr>
          <w:lang w:val="fr-BE"/>
        </w:rPr>
        <w:t xml:space="preserve"> et al. </w:t>
      </w:r>
      <w:r w:rsidRPr="004362AF">
        <w:t xml:space="preserve">Swin transformer: Hierarchical vision transformer using shifted windows[C]//Proceedings of the IEEE/CVF international conference on computer </w:t>
      </w:r>
      <w:proofErr w:type="gramStart"/>
      <w:r w:rsidRPr="004362AF">
        <w:t>vision.</w:t>
      </w:r>
      <w:r w:rsidRPr="004362AF">
        <w:rPr>
          <w:rFonts w:hint="eastAsia"/>
        </w:rPr>
        <w:t>(</w:t>
      </w:r>
      <w:proofErr w:type="gramEnd"/>
      <w:r w:rsidRPr="004362AF">
        <w:rPr>
          <w:rFonts w:hint="eastAsia"/>
        </w:rPr>
        <w:t>CVPR)</w:t>
      </w:r>
      <w:r w:rsidRPr="004362AF">
        <w:t xml:space="preserve"> 2021: 10012-10022.</w:t>
      </w:r>
      <w:bookmarkEnd w:id="89"/>
    </w:p>
    <w:p w14:paraId="0D868E83" w14:textId="04D8FD5A" w:rsidR="00565156" w:rsidRPr="004362AF" w:rsidRDefault="00565156" w:rsidP="00565156">
      <w:pPr>
        <w:pStyle w:val="a9"/>
        <w:widowControl/>
        <w:numPr>
          <w:ilvl w:val="0"/>
          <w:numId w:val="3"/>
        </w:numPr>
        <w:spacing w:line="400" w:lineRule="atLeast"/>
        <w:ind w:firstLineChars="0"/>
        <w:contextualSpacing w:val="0"/>
      </w:pPr>
      <w:bookmarkStart w:id="90" w:name="_Ref202812967"/>
      <w:r w:rsidRPr="004362AF">
        <w:t xml:space="preserve">Rudolph M, Wandt B, </w:t>
      </w:r>
      <w:proofErr w:type="spellStart"/>
      <w:r w:rsidRPr="004362AF">
        <w:t>Rosenhahn</w:t>
      </w:r>
      <w:proofErr w:type="spellEnd"/>
      <w:r w:rsidRPr="004362AF">
        <w:t xml:space="preserve"> B. Same </w:t>
      </w:r>
      <w:proofErr w:type="spellStart"/>
      <w:r w:rsidRPr="004362AF">
        <w:t>same</w:t>
      </w:r>
      <w:proofErr w:type="spellEnd"/>
      <w:r w:rsidRPr="004362AF">
        <w:t xml:space="preserve"> but </w:t>
      </w:r>
      <w:proofErr w:type="spellStart"/>
      <w:proofErr w:type="gramStart"/>
      <w:r w:rsidRPr="004362AF">
        <w:t>differnet:Semi</w:t>
      </w:r>
      <w:proofErr w:type="gramEnd"/>
      <w:r w:rsidRPr="004362AF">
        <w:t>-supervised</w:t>
      </w:r>
      <w:proofErr w:type="spellEnd"/>
      <w:r w:rsidRPr="004362AF">
        <w:t xml:space="preserve"> defect detection with normalizing flows[C]//Proceedings of the IEEE/CVF winter conference on applications of computer </w:t>
      </w:r>
      <w:proofErr w:type="gramStart"/>
      <w:r w:rsidRPr="004362AF">
        <w:t>vision.</w:t>
      </w:r>
      <w:r w:rsidRPr="004362AF">
        <w:rPr>
          <w:rFonts w:hint="eastAsia"/>
        </w:rPr>
        <w:t>(</w:t>
      </w:r>
      <w:proofErr w:type="gramEnd"/>
      <w:r w:rsidRPr="004362AF">
        <w:rPr>
          <w:rFonts w:hint="eastAsia"/>
        </w:rPr>
        <w:t>CVPR)</w:t>
      </w:r>
      <w:r w:rsidRPr="004362AF">
        <w:t xml:space="preserve"> 2021: 1907-1916.</w:t>
      </w:r>
      <w:bookmarkEnd w:id="90"/>
    </w:p>
    <w:p w14:paraId="77B2F44E" w14:textId="77777777" w:rsidR="000C0ABF" w:rsidRPr="004362AF" w:rsidRDefault="000C0ABF" w:rsidP="000C0ABF">
      <w:pPr>
        <w:pStyle w:val="a9"/>
        <w:widowControl/>
        <w:numPr>
          <w:ilvl w:val="0"/>
          <w:numId w:val="3"/>
        </w:numPr>
        <w:spacing w:line="400" w:lineRule="atLeast"/>
        <w:ind w:firstLineChars="0"/>
        <w:contextualSpacing w:val="0"/>
      </w:pPr>
      <w:bookmarkStart w:id="91" w:name="_Ref192269284"/>
      <w:r w:rsidRPr="004362AF">
        <w:rPr>
          <w:rFonts w:hint="eastAsia"/>
        </w:rPr>
        <w:t xml:space="preserve">Rudolph M, </w:t>
      </w:r>
      <w:proofErr w:type="spellStart"/>
      <w:r w:rsidRPr="004362AF">
        <w:rPr>
          <w:rFonts w:hint="eastAsia"/>
        </w:rPr>
        <w:t>Wehrbein</w:t>
      </w:r>
      <w:proofErr w:type="spellEnd"/>
      <w:r w:rsidRPr="004362AF">
        <w:rPr>
          <w:rFonts w:hint="eastAsia"/>
        </w:rPr>
        <w:t xml:space="preserve"> T, </w:t>
      </w:r>
      <w:proofErr w:type="spellStart"/>
      <w:r w:rsidRPr="004362AF">
        <w:rPr>
          <w:rFonts w:hint="eastAsia"/>
        </w:rPr>
        <w:t>Rosenhahn</w:t>
      </w:r>
      <w:proofErr w:type="spellEnd"/>
      <w:r w:rsidRPr="004362AF">
        <w:rPr>
          <w:rFonts w:hint="eastAsia"/>
        </w:rPr>
        <w:t xml:space="preserve"> B, et </w:t>
      </w:r>
      <w:proofErr w:type="spellStart"/>
      <w:proofErr w:type="gramStart"/>
      <w:r w:rsidRPr="004362AF">
        <w:rPr>
          <w:rFonts w:hint="eastAsia"/>
        </w:rPr>
        <w:t>al.Fully</w:t>
      </w:r>
      <w:proofErr w:type="spellEnd"/>
      <w:proofErr w:type="gramEnd"/>
      <w:r w:rsidRPr="004362AF">
        <w:rPr>
          <w:rFonts w:hint="eastAsia"/>
        </w:rPr>
        <w:t xml:space="preserve"> convolutional cross-scale-flows for image-based defect detection[C]//Proceedings of the IEEE/CVF winter conference on applications of computer </w:t>
      </w:r>
      <w:proofErr w:type="gramStart"/>
      <w:r w:rsidRPr="004362AF">
        <w:rPr>
          <w:rFonts w:hint="eastAsia"/>
        </w:rPr>
        <w:t>vision.(</w:t>
      </w:r>
      <w:proofErr w:type="gramEnd"/>
      <w:r w:rsidRPr="004362AF">
        <w:rPr>
          <w:rFonts w:hint="eastAsia"/>
        </w:rPr>
        <w:t>WACV) 2022: 1088-1097</w:t>
      </w:r>
      <w:r w:rsidRPr="004362AF">
        <w:t>.</w:t>
      </w:r>
      <w:bookmarkEnd w:id="91"/>
    </w:p>
    <w:p w14:paraId="2753415C" w14:textId="77777777" w:rsidR="000C0ABF" w:rsidRPr="004362AF" w:rsidRDefault="000C0ABF" w:rsidP="000C0ABF">
      <w:pPr>
        <w:pStyle w:val="a9"/>
        <w:widowControl/>
        <w:numPr>
          <w:ilvl w:val="0"/>
          <w:numId w:val="3"/>
        </w:numPr>
        <w:spacing w:line="400" w:lineRule="atLeast"/>
        <w:ind w:firstLineChars="0"/>
        <w:contextualSpacing w:val="0"/>
      </w:pPr>
      <w:bookmarkStart w:id="92" w:name="_Ref192269293"/>
      <w:proofErr w:type="spellStart"/>
      <w:r w:rsidRPr="004362AF">
        <w:t>Gudovskiy</w:t>
      </w:r>
      <w:proofErr w:type="spellEnd"/>
      <w:r w:rsidRPr="004362AF">
        <w:t xml:space="preserve"> D, Ishizaka S, Kozuka K. </w:t>
      </w:r>
      <w:proofErr w:type="spellStart"/>
      <w:r w:rsidRPr="004362AF">
        <w:t>Cflow-</w:t>
      </w:r>
      <w:proofErr w:type="gramStart"/>
      <w:r w:rsidRPr="004362AF">
        <w:t>ad:Real</w:t>
      </w:r>
      <w:proofErr w:type="gramEnd"/>
      <w:r w:rsidRPr="004362AF">
        <w:t>-time</w:t>
      </w:r>
      <w:proofErr w:type="spellEnd"/>
      <w:r w:rsidRPr="004362AF">
        <w:t xml:space="preserve"> unsupervised anomaly detection with localization via conditional normalizing flows[C]//Proceedings of the IEEE/CVF winter conference on applications of computer </w:t>
      </w:r>
      <w:proofErr w:type="gramStart"/>
      <w:r w:rsidRPr="004362AF">
        <w:t>vision.</w:t>
      </w:r>
      <w:r w:rsidRPr="004362AF">
        <w:rPr>
          <w:rFonts w:hint="eastAsia"/>
        </w:rPr>
        <w:t>(</w:t>
      </w:r>
      <w:proofErr w:type="gramEnd"/>
      <w:r w:rsidRPr="004362AF">
        <w:rPr>
          <w:rFonts w:hint="eastAsia"/>
        </w:rPr>
        <w:t>CVPR)</w:t>
      </w:r>
      <w:r w:rsidRPr="004362AF">
        <w:t xml:space="preserve"> 2022: 98-107.</w:t>
      </w:r>
      <w:bookmarkEnd w:id="92"/>
    </w:p>
    <w:p w14:paraId="3FFF24FD" w14:textId="77777777" w:rsidR="000C0ABF" w:rsidRPr="004362AF" w:rsidRDefault="000C0ABF" w:rsidP="000C0ABF">
      <w:pPr>
        <w:pStyle w:val="a9"/>
        <w:widowControl/>
        <w:numPr>
          <w:ilvl w:val="0"/>
          <w:numId w:val="3"/>
        </w:numPr>
        <w:spacing w:line="400" w:lineRule="atLeast"/>
        <w:ind w:firstLineChars="0"/>
        <w:contextualSpacing w:val="0"/>
      </w:pPr>
      <w:bookmarkStart w:id="93" w:name="_Ref192269302"/>
      <w:r w:rsidRPr="00FA29E3">
        <w:rPr>
          <w:lang w:val="fr-BE"/>
        </w:rPr>
        <w:t>Yu J</w:t>
      </w:r>
      <w:r>
        <w:rPr>
          <w:lang w:val="fr-BE"/>
        </w:rPr>
        <w:t>,</w:t>
      </w:r>
      <w:r w:rsidRPr="00FA29E3">
        <w:rPr>
          <w:lang w:val="fr-BE"/>
        </w:rPr>
        <w:t xml:space="preserve"> Zheng Y</w:t>
      </w:r>
      <w:r>
        <w:rPr>
          <w:lang w:val="fr-BE"/>
        </w:rPr>
        <w:t>,</w:t>
      </w:r>
      <w:r w:rsidRPr="00FA29E3">
        <w:rPr>
          <w:lang w:val="fr-BE"/>
        </w:rPr>
        <w:t xml:space="preserve"> Wang X</w:t>
      </w:r>
      <w:r>
        <w:rPr>
          <w:lang w:val="fr-BE"/>
        </w:rPr>
        <w:t>,</w:t>
      </w:r>
      <w:r w:rsidRPr="00FA29E3">
        <w:rPr>
          <w:lang w:val="fr-BE"/>
        </w:rPr>
        <w:t xml:space="preserve"> et al. </w:t>
      </w:r>
      <w:proofErr w:type="spellStart"/>
      <w:proofErr w:type="gramStart"/>
      <w:r w:rsidRPr="004362AF">
        <w:t>Fastflow:Unsupervised</w:t>
      </w:r>
      <w:proofErr w:type="spellEnd"/>
      <w:proofErr w:type="gramEnd"/>
      <w:r w:rsidRPr="004362AF">
        <w:t xml:space="preserve"> anomaly detection and localization via 2d normalizing flows[J]. </w:t>
      </w:r>
      <w:proofErr w:type="spellStart"/>
      <w:r w:rsidRPr="004362AF">
        <w:t>arXiv</w:t>
      </w:r>
      <w:proofErr w:type="spellEnd"/>
      <w:r w:rsidRPr="004362AF">
        <w:t xml:space="preserve"> preprint arXiv:2111.07677, 2021.</w:t>
      </w:r>
      <w:bookmarkEnd w:id="93"/>
    </w:p>
    <w:p w14:paraId="3A3ACB16" w14:textId="77777777" w:rsidR="000C0ABF" w:rsidRPr="004362AF" w:rsidRDefault="000C0ABF" w:rsidP="000C0ABF">
      <w:pPr>
        <w:pStyle w:val="a9"/>
        <w:widowControl/>
        <w:numPr>
          <w:ilvl w:val="0"/>
          <w:numId w:val="3"/>
        </w:numPr>
        <w:spacing w:line="400" w:lineRule="atLeast"/>
        <w:ind w:firstLineChars="0"/>
        <w:contextualSpacing w:val="0"/>
      </w:pPr>
      <w:bookmarkStart w:id="94" w:name="_Ref192269315"/>
      <w:r w:rsidRPr="004362AF">
        <w:t xml:space="preserve">Yan R, Zhang F, Huang M, et </w:t>
      </w:r>
      <w:proofErr w:type="spellStart"/>
      <w:proofErr w:type="gramStart"/>
      <w:r w:rsidRPr="004362AF">
        <w:t>al.CAINNFlow</w:t>
      </w:r>
      <w:proofErr w:type="spellEnd"/>
      <w:proofErr w:type="gramEnd"/>
      <w:r w:rsidRPr="004362AF">
        <w:t xml:space="preserve">: Convolutional block attention modules and invertible neural networks flow for anomaly detection and localization tasks[J]. </w:t>
      </w:r>
      <w:proofErr w:type="spellStart"/>
      <w:r w:rsidRPr="004362AF">
        <w:t>arXiv</w:t>
      </w:r>
      <w:proofErr w:type="spellEnd"/>
      <w:r w:rsidRPr="004362AF">
        <w:t xml:space="preserve"> preprint arXiv:2206.01992, 2022.</w:t>
      </w:r>
      <w:bookmarkEnd w:id="94"/>
    </w:p>
    <w:p w14:paraId="7C8DE846"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5" w:name="_Ref192269324"/>
      <w:r w:rsidRPr="004362AF">
        <w:lastRenderedPageBreak/>
        <w:t xml:space="preserve">Woo S, Park J, Lee J Y, et al. </w:t>
      </w:r>
      <w:proofErr w:type="spellStart"/>
      <w:proofErr w:type="gramStart"/>
      <w:r w:rsidRPr="004362AF">
        <w:t>Cbam:Convolutional</w:t>
      </w:r>
      <w:proofErr w:type="spellEnd"/>
      <w:proofErr w:type="gramEnd"/>
      <w:r w:rsidRPr="004362AF">
        <w:t xml:space="preserve"> block attention module[C]//Proceedings of the European conference on computer vision. </w:t>
      </w:r>
      <w:r w:rsidRPr="001355F4">
        <w:rPr>
          <w:lang w:val="fr-BE"/>
        </w:rPr>
        <w:t>(ECCV) 2018</w:t>
      </w:r>
      <w:r>
        <w:rPr>
          <w:lang w:val="fr-BE"/>
        </w:rPr>
        <w:t>:</w:t>
      </w:r>
      <w:r w:rsidRPr="001355F4">
        <w:rPr>
          <w:lang w:val="fr-BE"/>
        </w:rPr>
        <w:t xml:space="preserve"> 3-19.</w:t>
      </w:r>
      <w:bookmarkEnd w:id="95"/>
    </w:p>
    <w:p w14:paraId="6B14CB19" w14:textId="77777777" w:rsidR="000C0ABF" w:rsidRPr="004362AF" w:rsidRDefault="000C0ABF" w:rsidP="000C0ABF">
      <w:pPr>
        <w:pStyle w:val="a9"/>
        <w:widowControl/>
        <w:numPr>
          <w:ilvl w:val="0"/>
          <w:numId w:val="3"/>
        </w:numPr>
        <w:spacing w:line="400" w:lineRule="atLeast"/>
        <w:ind w:firstLineChars="0"/>
        <w:contextualSpacing w:val="0"/>
      </w:pPr>
      <w:bookmarkStart w:id="96" w:name="_Ref192269333"/>
      <w:r w:rsidRPr="004362AF">
        <w:t xml:space="preserve">Kim J H, Kim D H, Yi S, et </w:t>
      </w:r>
      <w:proofErr w:type="spellStart"/>
      <w:proofErr w:type="gramStart"/>
      <w:r w:rsidRPr="004362AF">
        <w:t>al.Semi</w:t>
      </w:r>
      <w:proofErr w:type="spellEnd"/>
      <w:proofErr w:type="gramEnd"/>
      <w:r w:rsidRPr="004362AF">
        <w:t xml:space="preserve">-orthogonal embedding for efficient unsupervised anomaly segmentation[J]. </w:t>
      </w:r>
      <w:proofErr w:type="spellStart"/>
      <w:r w:rsidRPr="004362AF">
        <w:t>arXiv</w:t>
      </w:r>
      <w:proofErr w:type="spellEnd"/>
      <w:r w:rsidRPr="004362AF">
        <w:t xml:space="preserve"> preprint arXiv:2105.14737, 2021.</w:t>
      </w:r>
      <w:bookmarkEnd w:id="96"/>
    </w:p>
    <w:p w14:paraId="17C08016" w14:textId="77777777" w:rsidR="000C0ABF" w:rsidRPr="004362AF" w:rsidRDefault="000C0ABF" w:rsidP="000C0ABF">
      <w:pPr>
        <w:pStyle w:val="a9"/>
        <w:widowControl/>
        <w:numPr>
          <w:ilvl w:val="0"/>
          <w:numId w:val="3"/>
        </w:numPr>
        <w:spacing w:line="400" w:lineRule="atLeast"/>
        <w:ind w:firstLineChars="0"/>
        <w:contextualSpacing w:val="0"/>
      </w:pPr>
      <w:bookmarkStart w:id="97" w:name="_Ref192269345"/>
      <w:r w:rsidRPr="00FA29E3">
        <w:rPr>
          <w:lang w:val="fr-BE"/>
        </w:rPr>
        <w:t>Kim Y</w:t>
      </w:r>
      <w:r>
        <w:rPr>
          <w:lang w:val="fr-BE"/>
        </w:rPr>
        <w:t>,</w:t>
      </w:r>
      <w:r w:rsidRPr="00FA29E3">
        <w:rPr>
          <w:lang w:val="fr-BE"/>
        </w:rPr>
        <w:t xml:space="preserve"> Jang H</w:t>
      </w:r>
      <w:r>
        <w:rPr>
          <w:lang w:val="fr-BE"/>
        </w:rPr>
        <w:t>,</w:t>
      </w:r>
      <w:r w:rsidRPr="00FA29E3">
        <w:rPr>
          <w:lang w:val="fr-BE"/>
        </w:rPr>
        <w:t xml:space="preserve"> Lee D K</w:t>
      </w:r>
      <w:r>
        <w:rPr>
          <w:lang w:val="fr-BE"/>
        </w:rPr>
        <w:t>,</w:t>
      </w:r>
      <w:r w:rsidRPr="00FA29E3">
        <w:rPr>
          <w:lang w:val="fr-BE"/>
        </w:rPr>
        <w:t xml:space="preserve"> et al. </w:t>
      </w:r>
      <w:proofErr w:type="spellStart"/>
      <w:proofErr w:type="gramStart"/>
      <w:r w:rsidRPr="004362AF">
        <w:t>Altub:Alternating</w:t>
      </w:r>
      <w:proofErr w:type="spellEnd"/>
      <w:proofErr w:type="gramEnd"/>
      <w:r w:rsidRPr="004362AF">
        <w:t xml:space="preserve"> training method to update base distribution of normalizing flow for anomaly detection[J</w:t>
      </w:r>
      <w:proofErr w:type="gramStart"/>
      <w:r w:rsidRPr="004362AF">
        <w:t>].</w:t>
      </w:r>
      <w:proofErr w:type="spellStart"/>
      <w:r w:rsidRPr="004362AF">
        <w:t>arXiv</w:t>
      </w:r>
      <w:proofErr w:type="spellEnd"/>
      <w:proofErr w:type="gramEnd"/>
      <w:r w:rsidRPr="004362AF">
        <w:t xml:space="preserve"> preprint arXiv:2210.14913, 2022.</w:t>
      </w:r>
      <w:bookmarkEnd w:id="97"/>
    </w:p>
    <w:p w14:paraId="4EFE8529" w14:textId="77777777" w:rsidR="000C0ABF" w:rsidRPr="001355F4" w:rsidRDefault="000C0ABF" w:rsidP="000C0ABF">
      <w:pPr>
        <w:pStyle w:val="a9"/>
        <w:widowControl/>
        <w:numPr>
          <w:ilvl w:val="0"/>
          <w:numId w:val="3"/>
        </w:numPr>
        <w:spacing w:line="400" w:lineRule="atLeast"/>
        <w:ind w:firstLineChars="0"/>
        <w:contextualSpacing w:val="0"/>
        <w:rPr>
          <w:lang w:val="fr-BE"/>
        </w:rPr>
      </w:pPr>
      <w:bookmarkStart w:id="98" w:name="_Ref192269356"/>
      <w:r w:rsidRPr="004362AF">
        <w:t xml:space="preserve">Guo G, Wang H, Bell D, et al. KNN model-based approach in classification[C]//On </w:t>
      </w:r>
      <w:proofErr w:type="gramStart"/>
      <w:r w:rsidRPr="004362AF">
        <w:t>The</w:t>
      </w:r>
      <w:proofErr w:type="gramEnd"/>
      <w:r w:rsidRPr="004362AF">
        <w:t xml:space="preserve"> Move to Meaningful Internet Systems 2003: </w:t>
      </w:r>
      <w:proofErr w:type="spellStart"/>
      <w:r w:rsidRPr="004362AF">
        <w:t>CoopIS</w:t>
      </w:r>
      <w:proofErr w:type="spellEnd"/>
      <w:r w:rsidRPr="004362AF">
        <w:t xml:space="preserve">, DOA, and </w:t>
      </w:r>
      <w:proofErr w:type="gramStart"/>
      <w:r w:rsidRPr="004362AF">
        <w:t>ODBASE:OTM</w:t>
      </w:r>
      <w:proofErr w:type="gramEnd"/>
      <w:r w:rsidRPr="004362AF">
        <w:t xml:space="preserve"> Confederated International Conferences, </w:t>
      </w:r>
      <w:proofErr w:type="spellStart"/>
      <w:r w:rsidRPr="004362AF">
        <w:t>CoopIS</w:t>
      </w:r>
      <w:proofErr w:type="spellEnd"/>
      <w:r w:rsidRPr="004362AF">
        <w:t xml:space="preserve">, DOA, and ODBASE 2003, Catania, Sicily, Italy, November 3-7, 2003. </w:t>
      </w:r>
      <w:r w:rsidRPr="001355F4">
        <w:rPr>
          <w:lang w:val="fr-BE"/>
        </w:rPr>
        <w:t>Proceedings. Springer Berlin Heidelberg</w:t>
      </w:r>
      <w:r>
        <w:rPr>
          <w:lang w:val="fr-BE"/>
        </w:rPr>
        <w:t>,</w:t>
      </w:r>
      <w:r w:rsidRPr="001355F4">
        <w:rPr>
          <w:lang w:val="fr-BE"/>
        </w:rPr>
        <w:t xml:space="preserve"> </w:t>
      </w:r>
      <w:r>
        <w:rPr>
          <w:rFonts w:hint="eastAsia"/>
          <w:lang w:val="fr-BE"/>
        </w:rPr>
        <w:t xml:space="preserve">(OTM), </w:t>
      </w:r>
      <w:r w:rsidRPr="001355F4">
        <w:rPr>
          <w:lang w:val="fr-BE"/>
        </w:rPr>
        <w:t>2003</w:t>
      </w:r>
      <w:r>
        <w:rPr>
          <w:lang w:val="fr-BE"/>
        </w:rPr>
        <w:t>:</w:t>
      </w:r>
      <w:r w:rsidRPr="001355F4">
        <w:rPr>
          <w:lang w:val="fr-BE"/>
        </w:rPr>
        <w:t xml:space="preserve"> 986-996.</w:t>
      </w:r>
      <w:bookmarkEnd w:id="98"/>
    </w:p>
    <w:p w14:paraId="22EF7FB1" w14:textId="77777777" w:rsidR="00EE5B28" w:rsidRPr="004362AF" w:rsidRDefault="00EE5B28" w:rsidP="00EE5B28">
      <w:pPr>
        <w:pStyle w:val="a9"/>
        <w:widowControl/>
        <w:numPr>
          <w:ilvl w:val="0"/>
          <w:numId w:val="3"/>
        </w:numPr>
        <w:spacing w:line="400" w:lineRule="atLeast"/>
        <w:ind w:firstLineChars="0"/>
        <w:contextualSpacing w:val="0"/>
      </w:pPr>
      <w:bookmarkStart w:id="99" w:name="_Ref192269386"/>
      <w:r w:rsidRPr="004362AF">
        <w:rPr>
          <w:rFonts w:hint="eastAsia"/>
        </w:rPr>
        <w:t xml:space="preserve">Rudolph M, </w:t>
      </w:r>
      <w:proofErr w:type="spellStart"/>
      <w:r w:rsidRPr="004362AF">
        <w:rPr>
          <w:rFonts w:hint="eastAsia"/>
        </w:rPr>
        <w:t>Wehrbein</w:t>
      </w:r>
      <w:proofErr w:type="spellEnd"/>
      <w:r w:rsidRPr="004362AF">
        <w:rPr>
          <w:rFonts w:hint="eastAsia"/>
        </w:rPr>
        <w:t xml:space="preserve"> T, </w:t>
      </w:r>
      <w:proofErr w:type="spellStart"/>
      <w:r w:rsidRPr="004362AF">
        <w:rPr>
          <w:rFonts w:hint="eastAsia"/>
        </w:rPr>
        <w:t>Rosenhahn</w:t>
      </w:r>
      <w:proofErr w:type="spellEnd"/>
      <w:r w:rsidRPr="004362AF">
        <w:rPr>
          <w:rFonts w:hint="eastAsia"/>
        </w:rPr>
        <w:t xml:space="preserve"> B, et </w:t>
      </w:r>
      <w:proofErr w:type="spellStart"/>
      <w:proofErr w:type="gramStart"/>
      <w:r w:rsidRPr="004362AF">
        <w:rPr>
          <w:rFonts w:hint="eastAsia"/>
        </w:rPr>
        <w:t>al.Fully</w:t>
      </w:r>
      <w:proofErr w:type="spellEnd"/>
      <w:proofErr w:type="gramEnd"/>
      <w:r w:rsidRPr="004362AF">
        <w:rPr>
          <w:rFonts w:hint="eastAsia"/>
        </w:rPr>
        <w:t xml:space="preserve"> convolutional cross-scale-flows for image-based defect detection[C]//Proceedings of the IEEE/CVF winter conference on applications of computer </w:t>
      </w:r>
      <w:proofErr w:type="gramStart"/>
      <w:r w:rsidRPr="004362AF">
        <w:rPr>
          <w:rFonts w:hint="eastAsia"/>
        </w:rPr>
        <w:t>vision.(</w:t>
      </w:r>
      <w:proofErr w:type="gramEnd"/>
      <w:r w:rsidRPr="004362AF">
        <w:rPr>
          <w:rFonts w:hint="eastAsia"/>
        </w:rPr>
        <w:t>WACV) 2022: 1088-1097</w:t>
      </w:r>
      <w:r w:rsidRPr="004362AF">
        <w:t>.</w:t>
      </w:r>
    </w:p>
    <w:p w14:paraId="2D58D72D" w14:textId="77777777" w:rsidR="000C0ABF" w:rsidRDefault="000C0ABF" w:rsidP="000C0ABF">
      <w:pPr>
        <w:pStyle w:val="a9"/>
        <w:widowControl/>
        <w:numPr>
          <w:ilvl w:val="0"/>
          <w:numId w:val="3"/>
        </w:numPr>
        <w:spacing w:line="400" w:lineRule="atLeast"/>
        <w:ind w:firstLineChars="0"/>
        <w:contextualSpacing w:val="0"/>
      </w:pPr>
      <w:bookmarkStart w:id="100" w:name="_Ref192270072"/>
      <w:bookmarkEnd w:id="99"/>
      <w:r w:rsidRPr="004362AF">
        <w:rPr>
          <w:lang w:val="fr-BE"/>
        </w:rPr>
        <w:t xml:space="preserve">Guo C, Li C, Guo J, et al. </w:t>
      </w:r>
      <w:r w:rsidRPr="003C12A5">
        <w:t xml:space="preserve">Zero-reference deep curve estimation for low-light image enhancement[C]//Proceedings of the IEEE/CVF conference on computer vision and pattern </w:t>
      </w:r>
      <w:proofErr w:type="gramStart"/>
      <w:r w:rsidRPr="003C12A5">
        <w:t>recognition.</w:t>
      </w:r>
      <w:r>
        <w:rPr>
          <w:rFonts w:hint="eastAsia"/>
        </w:rPr>
        <w:t>(</w:t>
      </w:r>
      <w:proofErr w:type="gramEnd"/>
      <w:r>
        <w:rPr>
          <w:rFonts w:hint="eastAsia"/>
        </w:rPr>
        <w:t>CVPR)</w:t>
      </w:r>
      <w:r w:rsidRPr="003C12A5">
        <w:t xml:space="preserve"> 2020</w:t>
      </w:r>
      <w:r>
        <w:t>:</w:t>
      </w:r>
      <w:r w:rsidRPr="003C12A5">
        <w:t xml:space="preserve"> 1780-1789.</w:t>
      </w:r>
      <w:bookmarkEnd w:id="100"/>
    </w:p>
    <w:p w14:paraId="403C79D6" w14:textId="77777777" w:rsidR="000C0ABF" w:rsidRPr="000F66D4" w:rsidRDefault="000C0ABF" w:rsidP="000C0ABF">
      <w:pPr>
        <w:pStyle w:val="a9"/>
        <w:widowControl/>
        <w:numPr>
          <w:ilvl w:val="0"/>
          <w:numId w:val="3"/>
        </w:numPr>
        <w:spacing w:line="400" w:lineRule="atLeast"/>
        <w:ind w:firstLineChars="0"/>
        <w:contextualSpacing w:val="0"/>
      </w:pPr>
      <w:bookmarkStart w:id="101" w:name="_Ref192270092"/>
      <w:r w:rsidRPr="003C12A5">
        <w:t>Mo Q</w:t>
      </w:r>
      <w:r>
        <w:t>,</w:t>
      </w:r>
      <w:r w:rsidRPr="003C12A5">
        <w:t xml:space="preserve"> Popescu V</w:t>
      </w:r>
      <w:r>
        <w:t>,</w:t>
      </w:r>
      <w:r w:rsidRPr="003C12A5">
        <w:t xml:space="preserve"> Wyman C. The soft shadow occlusion camera[C]//15th Pacific Conference on Computer Graphics and Applications (PG</w:t>
      </w:r>
      <w:r>
        <w:rPr>
          <w:rFonts w:hint="eastAsia"/>
        </w:rPr>
        <w:t xml:space="preserve"> 20</w:t>
      </w:r>
      <w:r w:rsidRPr="003C12A5">
        <w:t>07). IEEE</w:t>
      </w:r>
      <w:r>
        <w:t>,</w:t>
      </w:r>
      <w:r w:rsidRPr="003C12A5">
        <w:t xml:space="preserve"> 2007</w:t>
      </w:r>
      <w:r>
        <w:t>:</w:t>
      </w:r>
      <w:r w:rsidRPr="003C12A5">
        <w:t xml:space="preserve"> 189-198</w:t>
      </w:r>
      <w:r w:rsidRPr="005E53BB">
        <w:t>.</w:t>
      </w:r>
      <w:bookmarkEnd w:id="101"/>
    </w:p>
    <w:p w14:paraId="00075739" w14:textId="77777777" w:rsidR="000C0ABF" w:rsidRDefault="000C0ABF" w:rsidP="000C0ABF">
      <w:pPr>
        <w:pStyle w:val="a9"/>
        <w:widowControl/>
        <w:numPr>
          <w:ilvl w:val="0"/>
          <w:numId w:val="3"/>
        </w:numPr>
        <w:spacing w:line="400" w:lineRule="atLeast"/>
        <w:ind w:firstLineChars="0"/>
        <w:contextualSpacing w:val="0"/>
      </w:pPr>
      <w:bookmarkStart w:id="102" w:name="_Ref192270103"/>
      <w:proofErr w:type="spellStart"/>
      <w:r w:rsidRPr="003C12A5">
        <w:t>Kupyn</w:t>
      </w:r>
      <w:proofErr w:type="spellEnd"/>
      <w:r w:rsidRPr="003C12A5">
        <w:t xml:space="preserve"> O</w:t>
      </w:r>
      <w:r>
        <w:t>,</w:t>
      </w:r>
      <w:r w:rsidRPr="003C12A5">
        <w:t xml:space="preserve"> </w:t>
      </w:r>
      <w:proofErr w:type="spellStart"/>
      <w:r w:rsidRPr="003C12A5">
        <w:t>Budzan</w:t>
      </w:r>
      <w:proofErr w:type="spellEnd"/>
      <w:r w:rsidRPr="003C12A5">
        <w:t xml:space="preserve"> V</w:t>
      </w:r>
      <w:r>
        <w:t>,</w:t>
      </w:r>
      <w:r w:rsidRPr="003C12A5">
        <w:t xml:space="preserve"> </w:t>
      </w:r>
      <w:proofErr w:type="spellStart"/>
      <w:r w:rsidRPr="003C12A5">
        <w:t>Mykhailych</w:t>
      </w:r>
      <w:proofErr w:type="spellEnd"/>
      <w:r w:rsidRPr="003C12A5">
        <w:t xml:space="preserve"> M</w:t>
      </w:r>
      <w:r>
        <w:t>,</w:t>
      </w:r>
      <w:r w:rsidRPr="003C12A5">
        <w:t xml:space="preserve"> et al. </w:t>
      </w:r>
      <w:proofErr w:type="spellStart"/>
      <w:r w:rsidRPr="003C12A5">
        <w:t>Deblurgan</w:t>
      </w:r>
      <w:proofErr w:type="spellEnd"/>
      <w:r>
        <w:t>:</w:t>
      </w:r>
      <w:r w:rsidRPr="003C12A5">
        <w:t xml:space="preserve"> Blind motion deblurring using conditional adversarial networks[C]//Proceedings of the IEEE conference on computer vision and pattern recognition.</w:t>
      </w:r>
      <w:r>
        <w:rPr>
          <w:rFonts w:hint="eastAsia"/>
        </w:rPr>
        <w:t xml:space="preserve"> (CVPR)</w:t>
      </w:r>
      <w:r w:rsidRPr="003C12A5">
        <w:t xml:space="preserve"> 2018</w:t>
      </w:r>
      <w:r>
        <w:t>:</w:t>
      </w:r>
      <w:r w:rsidRPr="003C12A5">
        <w:t xml:space="preserve"> 8183-8192.</w:t>
      </w:r>
      <w:bookmarkEnd w:id="102"/>
    </w:p>
    <w:p w14:paraId="53F651CB" w14:textId="77777777" w:rsidR="00EE5B28" w:rsidRPr="00DD1B88" w:rsidRDefault="00EE5B28" w:rsidP="00EE5B28">
      <w:pPr>
        <w:pStyle w:val="a9"/>
        <w:widowControl/>
        <w:numPr>
          <w:ilvl w:val="0"/>
          <w:numId w:val="3"/>
        </w:numPr>
        <w:spacing w:line="400" w:lineRule="atLeast"/>
        <w:ind w:firstLineChars="0"/>
        <w:contextualSpacing w:val="0"/>
      </w:pPr>
      <w:bookmarkStart w:id="103" w:name="_Ref192270166"/>
      <w:bookmarkStart w:id="104" w:name="_Ref202810778"/>
      <w:r w:rsidRPr="004362AF">
        <w:rPr>
          <w:lang w:val="fr-BE"/>
        </w:rPr>
        <w:t xml:space="preserve">Zhou Y, Xu X, Song J, et al. </w:t>
      </w:r>
      <w:proofErr w:type="spellStart"/>
      <w:r w:rsidRPr="003C12A5">
        <w:t>Msflow</w:t>
      </w:r>
      <w:proofErr w:type="spellEnd"/>
      <w:r>
        <w:t>:</w:t>
      </w:r>
      <w:r w:rsidRPr="003C12A5">
        <w:t xml:space="preserve"> Multiscale flow-based framework for unsupervised anomaly detection[J]. IEEE Transactions on Neural Networks and Learning Systems</w:t>
      </w:r>
      <w:r>
        <w:t>,</w:t>
      </w:r>
      <w:r w:rsidRPr="003C12A5">
        <w:t xml:space="preserve"> 2024</w:t>
      </w:r>
      <w:bookmarkEnd w:id="103"/>
      <w:r>
        <w:rPr>
          <w:rFonts w:hint="eastAsia"/>
        </w:rPr>
        <w:t>:1-14.</w:t>
      </w:r>
      <w:bookmarkEnd w:id="104"/>
    </w:p>
    <w:p w14:paraId="4F459F25" w14:textId="4641920B" w:rsidR="00DC15A1" w:rsidRDefault="00EE5B28" w:rsidP="00DC15A1">
      <w:pPr>
        <w:pStyle w:val="a9"/>
        <w:widowControl/>
        <w:numPr>
          <w:ilvl w:val="0"/>
          <w:numId w:val="3"/>
        </w:numPr>
        <w:spacing w:line="400" w:lineRule="atLeast"/>
        <w:ind w:firstLineChars="0"/>
        <w:contextualSpacing w:val="0"/>
      </w:pPr>
      <w:bookmarkStart w:id="105" w:name="_Ref192270236"/>
      <w:r w:rsidRPr="004362AF">
        <w:rPr>
          <w:lang w:val="fr-BE"/>
        </w:rPr>
        <w:t xml:space="preserve">Lei J, Hu X, Wang Y, et al. </w:t>
      </w:r>
      <w:proofErr w:type="spellStart"/>
      <w:r w:rsidRPr="003C12A5">
        <w:t>Pyramidflow</w:t>
      </w:r>
      <w:proofErr w:type="spellEnd"/>
      <w:r>
        <w:t>:</w:t>
      </w:r>
      <w:r w:rsidRPr="003C12A5">
        <w:t xml:space="preserve"> High-resolution defect contrastive localization using pyramid normalizing flow[C]//Proceedings of the IEEE/CVF conference on computer vision and pattern recognition.</w:t>
      </w:r>
      <w:r>
        <w:rPr>
          <w:rFonts w:hint="eastAsia"/>
        </w:rPr>
        <w:t xml:space="preserve"> (CVPR)</w:t>
      </w:r>
      <w:r w:rsidRPr="003C12A5">
        <w:t xml:space="preserve"> 2023</w:t>
      </w:r>
      <w:r>
        <w:t>:</w:t>
      </w:r>
      <w:r w:rsidRPr="003C12A5">
        <w:t xml:space="preserve"> 14143</w:t>
      </w:r>
      <w:r>
        <w:rPr>
          <w:rFonts w:hint="eastAsia"/>
        </w:rPr>
        <w:t>-</w:t>
      </w:r>
      <w:r w:rsidRPr="003C12A5">
        <w:t>14152</w:t>
      </w:r>
      <w:r w:rsidRPr="008C4976">
        <w:t>.</w:t>
      </w:r>
      <w:bookmarkEnd w:id="105"/>
    </w:p>
    <w:p w14:paraId="7A9F8EC6" w14:textId="77777777" w:rsidR="00D46679" w:rsidRDefault="00D46679" w:rsidP="00D46679">
      <w:pPr>
        <w:ind w:firstLine="480"/>
      </w:pPr>
    </w:p>
    <w:p w14:paraId="5519F9F5" w14:textId="77777777" w:rsidR="00D46679" w:rsidRDefault="00D46679" w:rsidP="00D46679">
      <w:pPr>
        <w:ind w:firstLine="480"/>
      </w:pPr>
    </w:p>
    <w:p w14:paraId="1C01AA11" w14:textId="77777777" w:rsidR="00D46679" w:rsidRDefault="00D46679" w:rsidP="00D46679">
      <w:pPr>
        <w:ind w:firstLine="480"/>
      </w:pPr>
    </w:p>
    <w:p w14:paraId="43277AD4" w14:textId="77777777" w:rsidR="00D46679" w:rsidRDefault="00D46679" w:rsidP="00D46679">
      <w:pPr>
        <w:ind w:firstLine="480"/>
      </w:pPr>
    </w:p>
    <w:p w14:paraId="7EB6F56D" w14:textId="77777777" w:rsidR="00D46679" w:rsidRDefault="00D46679" w:rsidP="00D46679">
      <w:pPr>
        <w:ind w:firstLine="480"/>
      </w:pPr>
    </w:p>
    <w:p w14:paraId="29E7B46F" w14:textId="30C4D6FB" w:rsidR="00D46679" w:rsidRPr="00D46679" w:rsidRDefault="00D46679" w:rsidP="00D46679">
      <w:pPr>
        <w:ind w:firstLine="480"/>
        <w:rPr>
          <w:rFonts w:hint="eastAsia"/>
        </w:rPr>
      </w:pPr>
    </w:p>
    <w:sectPr w:rsidR="00D46679" w:rsidRPr="00D46679" w:rsidSect="000D12CB">
      <w:headerReference w:type="even" r:id="rId112"/>
      <w:headerReference w:type="default" r:id="rId113"/>
      <w:footerReference w:type="even" r:id="rId114"/>
      <w:footerReference w:type="default" r:id="rId115"/>
      <w:headerReference w:type="first" r:id="rId116"/>
      <w:footerReference w:type="first" r:id="rId117"/>
      <w:pgSz w:w="11906" w:h="16838"/>
      <w:pgMar w:top="1440" w:right="1701" w:bottom="1440"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EEC3E" w14:textId="77777777" w:rsidR="00620400" w:rsidRDefault="00620400" w:rsidP="00612286">
      <w:pPr>
        <w:spacing w:line="240" w:lineRule="auto"/>
        <w:ind w:firstLine="480"/>
      </w:pPr>
      <w:r>
        <w:separator/>
      </w:r>
    </w:p>
  </w:endnote>
  <w:endnote w:type="continuationSeparator" w:id="0">
    <w:p w14:paraId="6ED7A40A" w14:textId="77777777" w:rsidR="00620400" w:rsidRDefault="00620400" w:rsidP="0061228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6232" w14:textId="77777777" w:rsidR="00612286" w:rsidRDefault="00612286">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20F" w14:textId="77777777" w:rsidR="00612286" w:rsidRDefault="00612286">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B238" w14:textId="77777777" w:rsidR="00612286" w:rsidRDefault="00612286">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D9608" w14:textId="77777777" w:rsidR="00620400" w:rsidRDefault="00620400" w:rsidP="00612286">
      <w:pPr>
        <w:spacing w:line="240" w:lineRule="auto"/>
        <w:ind w:firstLine="480"/>
      </w:pPr>
      <w:r>
        <w:separator/>
      </w:r>
    </w:p>
  </w:footnote>
  <w:footnote w:type="continuationSeparator" w:id="0">
    <w:p w14:paraId="506639DB" w14:textId="77777777" w:rsidR="00620400" w:rsidRDefault="00620400" w:rsidP="0061228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8847B" w14:textId="77777777" w:rsidR="00612286" w:rsidRDefault="00612286">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F14B3" w14:textId="77777777" w:rsidR="00612286" w:rsidRDefault="00612286">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3F8D8" w14:textId="77777777" w:rsidR="00612286" w:rsidRDefault="00612286">
    <w:pPr>
      <w:pStyle w:val="af"/>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64C67"/>
    <w:multiLevelType w:val="hybridMultilevel"/>
    <w:tmpl w:val="810E91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8335FA7"/>
    <w:multiLevelType w:val="multilevel"/>
    <w:tmpl w:val="A9ACBE90"/>
    <w:lvl w:ilvl="0">
      <w:start w:val="1"/>
      <w:numFmt w:val="decimal"/>
      <w:lvlText w:val="%1"/>
      <w:lvlJc w:val="left"/>
      <w:pPr>
        <w:ind w:left="495" w:hanging="495"/>
      </w:pPr>
      <w:rPr>
        <w:rFonts w:hint="default"/>
      </w:rPr>
    </w:lvl>
    <w:lvl w:ilvl="1">
      <w:start w:val="1"/>
      <w:numFmt w:val="decimal"/>
      <w:lvlText w:val="%1.%2"/>
      <w:lvlJc w:val="left"/>
      <w:pPr>
        <w:ind w:left="1055" w:hanging="495"/>
      </w:pPr>
      <w:rPr>
        <w:rFonts w:hint="default"/>
      </w:rPr>
    </w:lvl>
    <w:lvl w:ilvl="2">
      <w:start w:val="1"/>
      <w:numFmt w:val="decimal"/>
      <w:lvlText w:val="%1.%2.%3"/>
      <w:lvlJc w:val="left"/>
      <w:pPr>
        <w:ind w:left="184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320" w:hanging="1080"/>
      </w:pPr>
      <w:rPr>
        <w:rFonts w:hint="default"/>
      </w:rPr>
    </w:lvl>
    <w:lvl w:ilvl="5">
      <w:start w:val="1"/>
      <w:numFmt w:val="decimal"/>
      <w:lvlText w:val="%1.%2.%3.%4.%5.%6"/>
      <w:lvlJc w:val="left"/>
      <w:pPr>
        <w:ind w:left="4240" w:hanging="1440"/>
      </w:pPr>
      <w:rPr>
        <w:rFonts w:hint="default"/>
      </w:rPr>
    </w:lvl>
    <w:lvl w:ilvl="6">
      <w:start w:val="1"/>
      <w:numFmt w:val="decimal"/>
      <w:lvlText w:val="%1.%2.%3.%4.%5.%6.%7"/>
      <w:lvlJc w:val="left"/>
      <w:pPr>
        <w:ind w:left="4800" w:hanging="1440"/>
      </w:pPr>
      <w:rPr>
        <w:rFonts w:hint="default"/>
      </w:rPr>
    </w:lvl>
    <w:lvl w:ilvl="7">
      <w:start w:val="1"/>
      <w:numFmt w:val="decimal"/>
      <w:lvlText w:val="%1.%2.%3.%4.%5.%6.%7.%8"/>
      <w:lvlJc w:val="left"/>
      <w:pPr>
        <w:ind w:left="5720" w:hanging="1800"/>
      </w:pPr>
      <w:rPr>
        <w:rFonts w:hint="default"/>
      </w:rPr>
    </w:lvl>
    <w:lvl w:ilvl="8">
      <w:start w:val="1"/>
      <w:numFmt w:val="decimal"/>
      <w:lvlText w:val="%1.%2.%3.%4.%5.%6.%7.%8.%9"/>
      <w:lvlJc w:val="left"/>
      <w:pPr>
        <w:ind w:left="6280" w:hanging="1800"/>
      </w:pPr>
      <w:rPr>
        <w:rFonts w:hint="default"/>
      </w:rPr>
    </w:lvl>
  </w:abstractNum>
  <w:abstractNum w:abstractNumId="2" w15:restartNumberingAfterBreak="0">
    <w:nsid w:val="75C009BC"/>
    <w:multiLevelType w:val="hybridMultilevel"/>
    <w:tmpl w:val="0D26ED32"/>
    <w:lvl w:ilvl="0" w:tplc="BE8A692C">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299723979">
    <w:abstractNumId w:val="1"/>
  </w:num>
  <w:num w:numId="2" w16cid:durableId="1676767954">
    <w:abstractNumId w:val="0"/>
  </w:num>
  <w:num w:numId="3" w16cid:durableId="7907859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ian">
    <w15:presenceInfo w15:providerId="AD" w15:userId="S::matian@xust.edu.cn::d364c083-8c1f-46a2-8e1d-f81e6aa098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F0"/>
    <w:rsid w:val="0000352C"/>
    <w:rsid w:val="0000483A"/>
    <w:rsid w:val="00081E08"/>
    <w:rsid w:val="000978E0"/>
    <w:rsid w:val="000B7F56"/>
    <w:rsid w:val="000C0ABF"/>
    <w:rsid w:val="000D12CB"/>
    <w:rsid w:val="000F0749"/>
    <w:rsid w:val="001040C3"/>
    <w:rsid w:val="00132C0C"/>
    <w:rsid w:val="00136FD6"/>
    <w:rsid w:val="00150102"/>
    <w:rsid w:val="001733E2"/>
    <w:rsid w:val="001770DD"/>
    <w:rsid w:val="001A77E2"/>
    <w:rsid w:val="001D0DBA"/>
    <w:rsid w:val="00215F44"/>
    <w:rsid w:val="00223379"/>
    <w:rsid w:val="00226C78"/>
    <w:rsid w:val="00263AF0"/>
    <w:rsid w:val="00276CAF"/>
    <w:rsid w:val="0028019B"/>
    <w:rsid w:val="0029506A"/>
    <w:rsid w:val="002F3022"/>
    <w:rsid w:val="002F3335"/>
    <w:rsid w:val="0031109A"/>
    <w:rsid w:val="00331DA5"/>
    <w:rsid w:val="003326EA"/>
    <w:rsid w:val="00381D55"/>
    <w:rsid w:val="00381FD9"/>
    <w:rsid w:val="003E2EB2"/>
    <w:rsid w:val="00445107"/>
    <w:rsid w:val="00453A55"/>
    <w:rsid w:val="004A6A98"/>
    <w:rsid w:val="004A7E53"/>
    <w:rsid w:val="004B23F8"/>
    <w:rsid w:val="004E1289"/>
    <w:rsid w:val="004E5B3E"/>
    <w:rsid w:val="00502555"/>
    <w:rsid w:val="0052438B"/>
    <w:rsid w:val="005251B6"/>
    <w:rsid w:val="005310A7"/>
    <w:rsid w:val="00542B00"/>
    <w:rsid w:val="00555AB2"/>
    <w:rsid w:val="00557CD6"/>
    <w:rsid w:val="00565156"/>
    <w:rsid w:val="00565DEF"/>
    <w:rsid w:val="005A75B1"/>
    <w:rsid w:val="005B3088"/>
    <w:rsid w:val="005C14B7"/>
    <w:rsid w:val="005C6EC3"/>
    <w:rsid w:val="005D2CF4"/>
    <w:rsid w:val="00604D64"/>
    <w:rsid w:val="00612286"/>
    <w:rsid w:val="00620400"/>
    <w:rsid w:val="0062409F"/>
    <w:rsid w:val="00624429"/>
    <w:rsid w:val="00656CF7"/>
    <w:rsid w:val="006A02E2"/>
    <w:rsid w:val="006D1190"/>
    <w:rsid w:val="006F017F"/>
    <w:rsid w:val="0073035D"/>
    <w:rsid w:val="007E4B3A"/>
    <w:rsid w:val="007F6754"/>
    <w:rsid w:val="00857C75"/>
    <w:rsid w:val="00883A8F"/>
    <w:rsid w:val="00892041"/>
    <w:rsid w:val="008B5883"/>
    <w:rsid w:val="008D558F"/>
    <w:rsid w:val="008D567A"/>
    <w:rsid w:val="008D5AA1"/>
    <w:rsid w:val="008E2BBB"/>
    <w:rsid w:val="00911A95"/>
    <w:rsid w:val="00923FEC"/>
    <w:rsid w:val="00924FCB"/>
    <w:rsid w:val="009259D6"/>
    <w:rsid w:val="009310D0"/>
    <w:rsid w:val="009335ED"/>
    <w:rsid w:val="00974BDD"/>
    <w:rsid w:val="00976BE0"/>
    <w:rsid w:val="009C351F"/>
    <w:rsid w:val="00A105CF"/>
    <w:rsid w:val="00A71129"/>
    <w:rsid w:val="00A85753"/>
    <w:rsid w:val="00AC6209"/>
    <w:rsid w:val="00AF4885"/>
    <w:rsid w:val="00AF6B66"/>
    <w:rsid w:val="00B05540"/>
    <w:rsid w:val="00B137E0"/>
    <w:rsid w:val="00B178DC"/>
    <w:rsid w:val="00B63485"/>
    <w:rsid w:val="00B94A90"/>
    <w:rsid w:val="00B95B54"/>
    <w:rsid w:val="00BA664E"/>
    <w:rsid w:val="00BE3F0E"/>
    <w:rsid w:val="00C059C0"/>
    <w:rsid w:val="00C436FC"/>
    <w:rsid w:val="00C66AF0"/>
    <w:rsid w:val="00C71D93"/>
    <w:rsid w:val="00CD7A72"/>
    <w:rsid w:val="00D12B2E"/>
    <w:rsid w:val="00D36260"/>
    <w:rsid w:val="00D36AF9"/>
    <w:rsid w:val="00D46679"/>
    <w:rsid w:val="00D6483E"/>
    <w:rsid w:val="00DC15A1"/>
    <w:rsid w:val="00DC473C"/>
    <w:rsid w:val="00DE7E60"/>
    <w:rsid w:val="00E15494"/>
    <w:rsid w:val="00EA291F"/>
    <w:rsid w:val="00ED0A8B"/>
    <w:rsid w:val="00EE5B28"/>
    <w:rsid w:val="00F429AE"/>
    <w:rsid w:val="00F678E4"/>
    <w:rsid w:val="00F941F3"/>
    <w:rsid w:val="00FD75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DBA56"/>
  <w15:chartTrackingRefBased/>
  <w15:docId w15:val="{89FEF674-978A-4C1F-AAF4-107E319F4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291F"/>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263AF0"/>
    <w:pPr>
      <w:keepNext/>
      <w:keepLines/>
      <w:spacing w:before="480" w:after="80"/>
      <w:jc w:val="center"/>
      <w:outlineLvl w:val="0"/>
    </w:pPr>
    <w:rPr>
      <w:rFonts w:asciiTheme="majorHAnsi" w:eastAsia="黑体" w:hAnsiTheme="majorHAnsi" w:cstheme="majorBidi"/>
      <w:color w:val="000000" w:themeColor="text1"/>
      <w:sz w:val="30"/>
      <w:szCs w:val="48"/>
    </w:rPr>
  </w:style>
  <w:style w:type="paragraph" w:styleId="2">
    <w:name w:val="heading 2"/>
    <w:basedOn w:val="a"/>
    <w:next w:val="a"/>
    <w:link w:val="20"/>
    <w:uiPriority w:val="9"/>
    <w:unhideWhenUsed/>
    <w:qFormat/>
    <w:rsid w:val="00263AF0"/>
    <w:pPr>
      <w:keepNext/>
      <w:keepLines/>
      <w:spacing w:before="160" w:after="80"/>
      <w:outlineLvl w:val="1"/>
    </w:pPr>
    <w:rPr>
      <w:rFonts w:asciiTheme="majorHAnsi" w:eastAsia="黑体" w:hAnsiTheme="majorHAnsi" w:cstheme="majorBidi"/>
      <w:color w:val="000000" w:themeColor="text1"/>
      <w:sz w:val="28"/>
      <w:szCs w:val="40"/>
    </w:rPr>
  </w:style>
  <w:style w:type="paragraph" w:styleId="3">
    <w:name w:val="heading 3"/>
    <w:basedOn w:val="a"/>
    <w:next w:val="a"/>
    <w:link w:val="30"/>
    <w:uiPriority w:val="9"/>
    <w:unhideWhenUsed/>
    <w:qFormat/>
    <w:rsid w:val="00EA291F"/>
    <w:pPr>
      <w:keepNext/>
      <w:keepLines/>
      <w:spacing w:before="160" w:after="80"/>
      <w:outlineLvl w:val="2"/>
    </w:pPr>
    <w:rPr>
      <w:rFonts w:eastAsia="楷体" w:cstheme="majorBidi"/>
      <w:color w:val="000000" w:themeColor="text1"/>
      <w:sz w:val="28"/>
      <w:szCs w:val="32"/>
    </w:rPr>
  </w:style>
  <w:style w:type="paragraph" w:styleId="4">
    <w:name w:val="heading 4"/>
    <w:basedOn w:val="a"/>
    <w:next w:val="a"/>
    <w:link w:val="40"/>
    <w:uiPriority w:val="9"/>
    <w:semiHidden/>
    <w:unhideWhenUsed/>
    <w:qFormat/>
    <w:rsid w:val="00263AF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63AF0"/>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263AF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63A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3A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3A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263AF0"/>
    <w:rPr>
      <w:rFonts w:asciiTheme="majorHAnsi" w:eastAsia="黑体" w:hAnsiTheme="majorHAnsi" w:cstheme="majorBidi"/>
      <w:color w:val="000000" w:themeColor="text1"/>
      <w:sz w:val="30"/>
      <w:szCs w:val="48"/>
    </w:rPr>
  </w:style>
  <w:style w:type="character" w:customStyle="1" w:styleId="20">
    <w:name w:val="标题 2 字符"/>
    <w:basedOn w:val="a0"/>
    <w:link w:val="2"/>
    <w:uiPriority w:val="9"/>
    <w:rsid w:val="00263AF0"/>
    <w:rPr>
      <w:rFonts w:asciiTheme="majorHAnsi" w:eastAsia="黑体" w:hAnsiTheme="majorHAnsi" w:cstheme="majorBidi"/>
      <w:color w:val="000000" w:themeColor="text1"/>
      <w:sz w:val="28"/>
      <w:szCs w:val="40"/>
    </w:rPr>
  </w:style>
  <w:style w:type="character" w:customStyle="1" w:styleId="30">
    <w:name w:val="标题 3 字符"/>
    <w:basedOn w:val="a0"/>
    <w:link w:val="3"/>
    <w:uiPriority w:val="9"/>
    <w:rsid w:val="00EA291F"/>
    <w:rPr>
      <w:rFonts w:ascii="Times New Roman" w:eastAsia="楷体" w:hAnsi="Times New Roman" w:cstheme="majorBidi"/>
      <w:color w:val="000000" w:themeColor="text1"/>
      <w:sz w:val="28"/>
      <w:szCs w:val="32"/>
    </w:rPr>
  </w:style>
  <w:style w:type="character" w:customStyle="1" w:styleId="40">
    <w:name w:val="标题 4 字符"/>
    <w:basedOn w:val="a0"/>
    <w:link w:val="4"/>
    <w:uiPriority w:val="9"/>
    <w:semiHidden/>
    <w:rsid w:val="00263AF0"/>
    <w:rPr>
      <w:rFonts w:cstheme="majorBidi"/>
      <w:color w:val="0F4761" w:themeColor="accent1" w:themeShade="BF"/>
      <w:sz w:val="28"/>
      <w:szCs w:val="28"/>
    </w:rPr>
  </w:style>
  <w:style w:type="character" w:customStyle="1" w:styleId="50">
    <w:name w:val="标题 5 字符"/>
    <w:basedOn w:val="a0"/>
    <w:link w:val="5"/>
    <w:uiPriority w:val="9"/>
    <w:semiHidden/>
    <w:rsid w:val="00263AF0"/>
    <w:rPr>
      <w:rFonts w:cstheme="majorBidi"/>
      <w:color w:val="0F4761" w:themeColor="accent1" w:themeShade="BF"/>
      <w:sz w:val="24"/>
      <w:szCs w:val="24"/>
    </w:rPr>
  </w:style>
  <w:style w:type="character" w:customStyle="1" w:styleId="60">
    <w:name w:val="标题 6 字符"/>
    <w:basedOn w:val="a0"/>
    <w:link w:val="6"/>
    <w:uiPriority w:val="9"/>
    <w:semiHidden/>
    <w:rsid w:val="00263AF0"/>
    <w:rPr>
      <w:rFonts w:cstheme="majorBidi"/>
      <w:b/>
      <w:bCs/>
      <w:color w:val="0F4761" w:themeColor="accent1" w:themeShade="BF"/>
    </w:rPr>
  </w:style>
  <w:style w:type="character" w:customStyle="1" w:styleId="70">
    <w:name w:val="标题 7 字符"/>
    <w:basedOn w:val="a0"/>
    <w:link w:val="7"/>
    <w:uiPriority w:val="9"/>
    <w:semiHidden/>
    <w:rsid w:val="00263AF0"/>
    <w:rPr>
      <w:rFonts w:cstheme="majorBidi"/>
      <w:b/>
      <w:bCs/>
      <w:color w:val="595959" w:themeColor="text1" w:themeTint="A6"/>
    </w:rPr>
  </w:style>
  <w:style w:type="character" w:customStyle="1" w:styleId="80">
    <w:name w:val="标题 8 字符"/>
    <w:basedOn w:val="a0"/>
    <w:link w:val="8"/>
    <w:uiPriority w:val="9"/>
    <w:semiHidden/>
    <w:rsid w:val="00263AF0"/>
    <w:rPr>
      <w:rFonts w:cstheme="majorBidi"/>
      <w:color w:val="595959" w:themeColor="text1" w:themeTint="A6"/>
    </w:rPr>
  </w:style>
  <w:style w:type="character" w:customStyle="1" w:styleId="90">
    <w:name w:val="标题 9 字符"/>
    <w:basedOn w:val="a0"/>
    <w:link w:val="9"/>
    <w:uiPriority w:val="9"/>
    <w:semiHidden/>
    <w:rsid w:val="00263AF0"/>
    <w:rPr>
      <w:rFonts w:eastAsiaTheme="majorEastAsia" w:cstheme="majorBidi"/>
      <w:color w:val="595959" w:themeColor="text1" w:themeTint="A6"/>
    </w:rPr>
  </w:style>
  <w:style w:type="paragraph" w:styleId="a3">
    <w:name w:val="Title"/>
    <w:aliases w:val="标题3"/>
    <w:basedOn w:val="a"/>
    <w:next w:val="a"/>
    <w:link w:val="a4"/>
    <w:uiPriority w:val="10"/>
    <w:qFormat/>
    <w:rsid w:val="00263AF0"/>
    <w:pPr>
      <w:spacing w:after="80"/>
      <w:contextualSpacing/>
      <w:jc w:val="center"/>
    </w:pPr>
    <w:rPr>
      <w:rFonts w:asciiTheme="majorHAnsi" w:eastAsia="楷体" w:hAnsiTheme="majorHAnsi" w:cstheme="majorBidi"/>
      <w:spacing w:val="-10"/>
      <w:kern w:val="28"/>
      <w:sz w:val="28"/>
      <w:szCs w:val="56"/>
    </w:rPr>
  </w:style>
  <w:style w:type="character" w:customStyle="1" w:styleId="a4">
    <w:name w:val="标题 字符"/>
    <w:aliases w:val="标题3 字符"/>
    <w:basedOn w:val="a0"/>
    <w:link w:val="a3"/>
    <w:uiPriority w:val="10"/>
    <w:rsid w:val="00263AF0"/>
    <w:rPr>
      <w:rFonts w:asciiTheme="majorHAnsi" w:eastAsia="楷体" w:hAnsiTheme="majorHAnsi" w:cstheme="majorBidi"/>
      <w:spacing w:val="-10"/>
      <w:kern w:val="28"/>
      <w:sz w:val="28"/>
      <w:szCs w:val="56"/>
    </w:rPr>
  </w:style>
  <w:style w:type="paragraph" w:styleId="a5">
    <w:name w:val="Subtitle"/>
    <w:basedOn w:val="a"/>
    <w:next w:val="a"/>
    <w:link w:val="a6"/>
    <w:uiPriority w:val="11"/>
    <w:qFormat/>
    <w:rsid w:val="00263AF0"/>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3A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AF0"/>
    <w:pPr>
      <w:spacing w:before="160" w:after="160"/>
      <w:jc w:val="center"/>
    </w:pPr>
    <w:rPr>
      <w:i/>
      <w:iCs/>
      <w:color w:val="404040" w:themeColor="text1" w:themeTint="BF"/>
    </w:rPr>
  </w:style>
  <w:style w:type="character" w:customStyle="1" w:styleId="a8">
    <w:name w:val="引用 字符"/>
    <w:basedOn w:val="a0"/>
    <w:link w:val="a7"/>
    <w:uiPriority w:val="29"/>
    <w:rsid w:val="00263AF0"/>
    <w:rPr>
      <w:i/>
      <w:iCs/>
      <w:color w:val="404040" w:themeColor="text1" w:themeTint="BF"/>
    </w:rPr>
  </w:style>
  <w:style w:type="paragraph" w:styleId="a9">
    <w:name w:val="List Paragraph"/>
    <w:basedOn w:val="a"/>
    <w:uiPriority w:val="34"/>
    <w:qFormat/>
    <w:rsid w:val="00263AF0"/>
    <w:pPr>
      <w:ind w:left="720"/>
      <w:contextualSpacing/>
    </w:pPr>
  </w:style>
  <w:style w:type="character" w:styleId="aa">
    <w:name w:val="Intense Emphasis"/>
    <w:basedOn w:val="a0"/>
    <w:uiPriority w:val="21"/>
    <w:qFormat/>
    <w:rsid w:val="00263AF0"/>
    <w:rPr>
      <w:i/>
      <w:iCs/>
      <w:color w:val="0F4761" w:themeColor="accent1" w:themeShade="BF"/>
    </w:rPr>
  </w:style>
  <w:style w:type="paragraph" w:styleId="ab">
    <w:name w:val="Intense Quote"/>
    <w:basedOn w:val="a"/>
    <w:next w:val="a"/>
    <w:link w:val="ac"/>
    <w:uiPriority w:val="30"/>
    <w:qFormat/>
    <w:rsid w:val="00263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3AF0"/>
    <w:rPr>
      <w:i/>
      <w:iCs/>
      <w:color w:val="0F4761" w:themeColor="accent1" w:themeShade="BF"/>
    </w:rPr>
  </w:style>
  <w:style w:type="character" w:styleId="ad">
    <w:name w:val="Intense Reference"/>
    <w:basedOn w:val="a0"/>
    <w:uiPriority w:val="32"/>
    <w:qFormat/>
    <w:rsid w:val="00263AF0"/>
    <w:rPr>
      <w:b/>
      <w:bCs/>
      <w:smallCaps/>
      <w:color w:val="0F4761" w:themeColor="accent1" w:themeShade="BF"/>
      <w:spacing w:val="5"/>
    </w:rPr>
  </w:style>
  <w:style w:type="paragraph" w:styleId="ae">
    <w:name w:val="caption"/>
    <w:basedOn w:val="a"/>
    <w:next w:val="a"/>
    <w:uiPriority w:val="35"/>
    <w:unhideWhenUsed/>
    <w:qFormat/>
    <w:rsid w:val="00EA291F"/>
    <w:pPr>
      <w:jc w:val="center"/>
    </w:pPr>
    <w:rPr>
      <w:rFonts w:cstheme="majorBidi"/>
      <w:sz w:val="21"/>
      <w:szCs w:val="20"/>
    </w:rPr>
  </w:style>
  <w:style w:type="paragraph" w:customStyle="1" w:styleId="MTDisplayEquation">
    <w:name w:val="MTDisplayEquation"/>
    <w:basedOn w:val="a"/>
    <w:next w:val="a"/>
    <w:link w:val="MTDisplayEquation0"/>
    <w:autoRedefine/>
    <w:qFormat/>
    <w:rsid w:val="006D1190"/>
    <w:pPr>
      <w:tabs>
        <w:tab w:val="center" w:pos="4540"/>
        <w:tab w:val="right" w:pos="9080"/>
      </w:tabs>
      <w:spacing w:line="400" w:lineRule="exact"/>
      <w:ind w:firstLineChars="0" w:firstLine="480"/>
      <w:jc w:val="center"/>
    </w:pPr>
    <w:rPr>
      <w:rFonts w:cs="Times New Roman"/>
      <w:szCs w:val="32"/>
    </w:rPr>
  </w:style>
  <w:style w:type="character" w:customStyle="1" w:styleId="MTDisplayEquation0">
    <w:name w:val="MTDisplayEquation 字符"/>
    <w:basedOn w:val="a0"/>
    <w:link w:val="MTDisplayEquation"/>
    <w:autoRedefine/>
    <w:qFormat/>
    <w:rsid w:val="006D1190"/>
    <w:rPr>
      <w:rFonts w:ascii="Times New Roman" w:eastAsia="宋体" w:hAnsi="Times New Roman" w:cs="Times New Roman"/>
      <w:sz w:val="24"/>
      <w:szCs w:val="32"/>
    </w:rPr>
  </w:style>
  <w:style w:type="paragraph" w:styleId="af">
    <w:name w:val="header"/>
    <w:basedOn w:val="a"/>
    <w:link w:val="af0"/>
    <w:uiPriority w:val="99"/>
    <w:unhideWhenUsed/>
    <w:rsid w:val="00612286"/>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612286"/>
    <w:rPr>
      <w:rFonts w:eastAsia="宋体"/>
      <w:sz w:val="18"/>
      <w:szCs w:val="18"/>
    </w:rPr>
  </w:style>
  <w:style w:type="paragraph" w:styleId="af1">
    <w:name w:val="footer"/>
    <w:basedOn w:val="a"/>
    <w:link w:val="af2"/>
    <w:uiPriority w:val="99"/>
    <w:unhideWhenUsed/>
    <w:rsid w:val="00612286"/>
    <w:pPr>
      <w:tabs>
        <w:tab w:val="center" w:pos="4153"/>
        <w:tab w:val="right" w:pos="8306"/>
      </w:tabs>
      <w:snapToGrid w:val="0"/>
      <w:spacing w:line="240" w:lineRule="auto"/>
      <w:jc w:val="left"/>
    </w:pPr>
    <w:rPr>
      <w:sz w:val="18"/>
      <w:szCs w:val="18"/>
    </w:rPr>
  </w:style>
  <w:style w:type="character" w:customStyle="1" w:styleId="af2">
    <w:name w:val="页脚 字符"/>
    <w:basedOn w:val="a0"/>
    <w:link w:val="af1"/>
    <w:uiPriority w:val="99"/>
    <w:rsid w:val="00612286"/>
    <w:rPr>
      <w:rFonts w:eastAsia="宋体"/>
      <w:sz w:val="18"/>
      <w:szCs w:val="18"/>
    </w:rPr>
  </w:style>
  <w:style w:type="table" w:styleId="af3">
    <w:name w:val="Table Grid"/>
    <w:basedOn w:val="a1"/>
    <w:autoRedefine/>
    <w:uiPriority w:val="39"/>
    <w:qFormat/>
    <w:rsid w:val="00EA291F"/>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文献"/>
    <w:basedOn w:val="a"/>
    <w:link w:val="af5"/>
    <w:qFormat/>
    <w:rsid w:val="00DC15A1"/>
    <w:pPr>
      <w:ind w:firstLineChars="0" w:firstLine="0"/>
      <w:jc w:val="left"/>
    </w:pPr>
    <w:rPr>
      <w:rFonts w:eastAsia="Times New Roman"/>
    </w:rPr>
  </w:style>
  <w:style w:type="character" w:customStyle="1" w:styleId="af5">
    <w:name w:val="文献 字符"/>
    <w:basedOn w:val="a0"/>
    <w:link w:val="af4"/>
    <w:rsid w:val="00DC15A1"/>
    <w:rPr>
      <w:rFonts w:ascii="Times New Roman" w:eastAsia="Times New Roman" w:hAnsi="Times New Roman"/>
      <w:sz w:val="24"/>
    </w:rPr>
  </w:style>
  <w:style w:type="paragraph" w:styleId="af6">
    <w:name w:val="Revision"/>
    <w:hidden/>
    <w:uiPriority w:val="99"/>
    <w:semiHidden/>
    <w:rsid w:val="00FD7595"/>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56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117" Type="http://schemas.openxmlformats.org/officeDocument/2006/relationships/footer" Target="footer3.xml"/><Relationship Id="rId21" Type="http://schemas.openxmlformats.org/officeDocument/2006/relationships/oleObject" Target="embeddings/oleObject6.bin"/><Relationship Id="rId42" Type="http://schemas.openxmlformats.org/officeDocument/2006/relationships/image" Target="media/image22.wmf"/><Relationship Id="rId47" Type="http://schemas.openxmlformats.org/officeDocument/2006/relationships/oleObject" Target="embeddings/oleObject16.bin"/><Relationship Id="rId63" Type="http://schemas.openxmlformats.org/officeDocument/2006/relationships/image" Target="media/image33.wmf"/><Relationship Id="rId68" Type="http://schemas.openxmlformats.org/officeDocument/2006/relationships/oleObject" Target="embeddings/oleObject26.bin"/><Relationship Id="rId84" Type="http://schemas.openxmlformats.org/officeDocument/2006/relationships/oleObject" Target="embeddings/oleObject35.bin"/><Relationship Id="rId89" Type="http://schemas.openxmlformats.org/officeDocument/2006/relationships/image" Target="media/image45.wmf"/><Relationship Id="rId112" Type="http://schemas.openxmlformats.org/officeDocument/2006/relationships/header" Target="header1.xml"/><Relationship Id="rId16" Type="http://schemas.openxmlformats.org/officeDocument/2006/relationships/image" Target="media/image6.wmf"/><Relationship Id="rId107" Type="http://schemas.openxmlformats.org/officeDocument/2006/relationships/image" Target="media/image54.wmf"/><Relationship Id="rId11" Type="http://schemas.openxmlformats.org/officeDocument/2006/relationships/oleObject" Target="embeddings/oleObject1.bin"/><Relationship Id="rId32" Type="http://schemas.openxmlformats.org/officeDocument/2006/relationships/image" Target="media/image15.png"/><Relationship Id="rId37" Type="http://schemas.openxmlformats.org/officeDocument/2006/relationships/image" Target="media/image19.wmf"/><Relationship Id="rId53" Type="http://schemas.openxmlformats.org/officeDocument/2006/relationships/image" Target="media/image28.wmf"/><Relationship Id="rId58" Type="http://schemas.openxmlformats.org/officeDocument/2006/relationships/oleObject" Target="embeddings/oleObject21.bin"/><Relationship Id="rId74" Type="http://schemas.openxmlformats.org/officeDocument/2006/relationships/oleObject" Target="embeddings/oleObject29.bin"/><Relationship Id="rId79" Type="http://schemas.openxmlformats.org/officeDocument/2006/relationships/image" Target="media/image40.wmf"/><Relationship Id="rId102" Type="http://schemas.openxmlformats.org/officeDocument/2006/relationships/oleObject" Target="embeddings/oleObject44.bin"/><Relationship Id="rId5" Type="http://schemas.openxmlformats.org/officeDocument/2006/relationships/webSettings" Target="webSettings.xml"/><Relationship Id="rId90" Type="http://schemas.openxmlformats.org/officeDocument/2006/relationships/oleObject" Target="embeddings/oleObject38.bin"/><Relationship Id="rId95" Type="http://schemas.openxmlformats.org/officeDocument/2006/relationships/image" Target="media/image48.wmf"/><Relationship Id="rId22" Type="http://schemas.openxmlformats.org/officeDocument/2006/relationships/image" Target="media/image9.wmf"/><Relationship Id="rId27" Type="http://schemas.openxmlformats.org/officeDocument/2006/relationships/image" Target="media/image12.png"/><Relationship Id="rId43" Type="http://schemas.openxmlformats.org/officeDocument/2006/relationships/oleObject" Target="embeddings/oleObject14.bin"/><Relationship Id="rId48" Type="http://schemas.openxmlformats.org/officeDocument/2006/relationships/image" Target="media/image25.wmf"/><Relationship Id="rId64" Type="http://schemas.openxmlformats.org/officeDocument/2006/relationships/oleObject" Target="embeddings/oleObject24.bin"/><Relationship Id="rId69" Type="http://schemas.openxmlformats.org/officeDocument/2006/relationships/image" Target="media/image36.wmf"/><Relationship Id="rId113" Type="http://schemas.openxmlformats.org/officeDocument/2006/relationships/header" Target="header2.xml"/><Relationship Id="rId118" Type="http://schemas.openxmlformats.org/officeDocument/2006/relationships/fontTable" Target="fontTable.xml"/><Relationship Id="rId80" Type="http://schemas.openxmlformats.org/officeDocument/2006/relationships/oleObject" Target="embeddings/oleObject33.bin"/><Relationship Id="rId85" Type="http://schemas.openxmlformats.org/officeDocument/2006/relationships/image" Target="media/image43.wmf"/><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image" Target="media/image16.png"/><Relationship Id="rId38" Type="http://schemas.openxmlformats.org/officeDocument/2006/relationships/oleObject" Target="embeddings/oleObject12.bin"/><Relationship Id="rId59" Type="http://schemas.openxmlformats.org/officeDocument/2006/relationships/image" Target="media/image31.wmf"/><Relationship Id="rId103" Type="http://schemas.openxmlformats.org/officeDocument/2006/relationships/image" Target="media/image52.wmf"/><Relationship Id="rId108" Type="http://schemas.openxmlformats.org/officeDocument/2006/relationships/oleObject" Target="embeddings/oleObject47.bin"/><Relationship Id="rId54" Type="http://schemas.openxmlformats.org/officeDocument/2006/relationships/oleObject" Target="embeddings/oleObject19.bin"/><Relationship Id="rId70" Type="http://schemas.openxmlformats.org/officeDocument/2006/relationships/oleObject" Target="embeddings/oleObject27.bin"/><Relationship Id="rId75" Type="http://schemas.openxmlformats.org/officeDocument/2006/relationships/oleObject" Target="embeddings/oleObject30.bin"/><Relationship Id="rId91" Type="http://schemas.openxmlformats.org/officeDocument/2006/relationships/image" Target="media/image46.wmf"/><Relationship Id="rId96"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oleObject" Target="embeddings/oleObject17.bin"/><Relationship Id="rId114" Type="http://schemas.openxmlformats.org/officeDocument/2006/relationships/footer" Target="footer1.xml"/><Relationship Id="rId119" Type="http://schemas.microsoft.com/office/2011/relationships/people" Target="people.xml"/><Relationship Id="rId10" Type="http://schemas.openxmlformats.org/officeDocument/2006/relationships/image" Target="media/image3.wmf"/><Relationship Id="rId31" Type="http://schemas.openxmlformats.org/officeDocument/2006/relationships/oleObject" Target="embeddings/oleObject10.bin"/><Relationship Id="rId44" Type="http://schemas.openxmlformats.org/officeDocument/2006/relationships/image" Target="media/image23.wmf"/><Relationship Id="rId52" Type="http://schemas.openxmlformats.org/officeDocument/2006/relationships/image" Target="media/image27.png"/><Relationship Id="rId60" Type="http://schemas.openxmlformats.org/officeDocument/2006/relationships/oleObject" Target="embeddings/oleObject22.bin"/><Relationship Id="rId65" Type="http://schemas.openxmlformats.org/officeDocument/2006/relationships/image" Target="media/image34.wmf"/><Relationship Id="rId73" Type="http://schemas.openxmlformats.org/officeDocument/2006/relationships/image" Target="media/image38.wmf"/><Relationship Id="rId78" Type="http://schemas.openxmlformats.org/officeDocument/2006/relationships/oleObject" Target="embeddings/oleObject32.bin"/><Relationship Id="rId81" Type="http://schemas.openxmlformats.org/officeDocument/2006/relationships/image" Target="media/image41.wmf"/><Relationship Id="rId86" Type="http://schemas.openxmlformats.org/officeDocument/2006/relationships/oleObject" Target="embeddings/oleObject36.bin"/><Relationship Id="rId94" Type="http://schemas.openxmlformats.org/officeDocument/2006/relationships/oleObject" Target="embeddings/oleObject40.bin"/><Relationship Id="rId99" Type="http://schemas.openxmlformats.org/officeDocument/2006/relationships/image" Target="media/image50.wmf"/><Relationship Id="rId101" Type="http://schemas.openxmlformats.org/officeDocument/2006/relationships/image" Target="media/image51.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20.wmf"/><Relationship Id="rId109" Type="http://schemas.openxmlformats.org/officeDocument/2006/relationships/image" Target="media/image55.wmf"/><Relationship Id="rId34" Type="http://schemas.openxmlformats.org/officeDocument/2006/relationships/image" Target="media/image17.png"/><Relationship Id="rId50" Type="http://schemas.openxmlformats.org/officeDocument/2006/relationships/image" Target="media/image26.wmf"/><Relationship Id="rId55" Type="http://schemas.openxmlformats.org/officeDocument/2006/relationships/image" Target="media/image29.wmf"/><Relationship Id="rId76" Type="http://schemas.openxmlformats.org/officeDocument/2006/relationships/image" Target="media/image39.wmf"/><Relationship Id="rId97" Type="http://schemas.openxmlformats.org/officeDocument/2006/relationships/image" Target="media/image49.wmf"/><Relationship Id="rId104" Type="http://schemas.openxmlformats.org/officeDocument/2006/relationships/oleObject" Target="embeddings/oleObject45.bin"/><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7.wmf"/><Relationship Id="rId92" Type="http://schemas.openxmlformats.org/officeDocument/2006/relationships/oleObject" Target="embeddings/oleObject39.bin"/><Relationship Id="rId2" Type="http://schemas.openxmlformats.org/officeDocument/2006/relationships/numbering" Target="numbering.xml"/><Relationship Id="rId29" Type="http://schemas.openxmlformats.org/officeDocument/2006/relationships/oleObject" Target="embeddings/oleObject9.bin"/><Relationship Id="rId24" Type="http://schemas.openxmlformats.org/officeDocument/2006/relationships/image" Target="media/image10.png"/><Relationship Id="rId40" Type="http://schemas.openxmlformats.org/officeDocument/2006/relationships/oleObject" Target="embeddings/oleObject13.bin"/><Relationship Id="rId45" Type="http://schemas.openxmlformats.org/officeDocument/2006/relationships/oleObject" Target="embeddings/oleObject15.bin"/><Relationship Id="rId66" Type="http://schemas.openxmlformats.org/officeDocument/2006/relationships/oleObject" Target="embeddings/oleObject25.bin"/><Relationship Id="rId87" Type="http://schemas.openxmlformats.org/officeDocument/2006/relationships/image" Target="media/image44.wmf"/><Relationship Id="rId110" Type="http://schemas.openxmlformats.org/officeDocument/2006/relationships/oleObject" Target="embeddings/oleObject48.bin"/><Relationship Id="rId115" Type="http://schemas.openxmlformats.org/officeDocument/2006/relationships/footer" Target="footer2.xml"/><Relationship Id="rId61" Type="http://schemas.openxmlformats.org/officeDocument/2006/relationships/image" Target="media/image32.wmf"/><Relationship Id="rId82" Type="http://schemas.openxmlformats.org/officeDocument/2006/relationships/oleObject" Target="embeddings/oleObject34.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4.wmf"/><Relationship Id="rId35" Type="http://schemas.openxmlformats.org/officeDocument/2006/relationships/image" Target="media/image18.wmf"/><Relationship Id="rId56" Type="http://schemas.openxmlformats.org/officeDocument/2006/relationships/oleObject" Target="embeddings/oleObject20.bin"/><Relationship Id="rId77" Type="http://schemas.openxmlformats.org/officeDocument/2006/relationships/oleObject" Target="embeddings/oleObject31.bin"/><Relationship Id="rId100" Type="http://schemas.openxmlformats.org/officeDocument/2006/relationships/oleObject" Target="embeddings/oleObject43.bin"/><Relationship Id="rId105" Type="http://schemas.openxmlformats.org/officeDocument/2006/relationships/image" Target="media/image53.wmf"/><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oleObject" Target="embeddings/oleObject28.bin"/><Relationship Id="rId93" Type="http://schemas.openxmlformats.org/officeDocument/2006/relationships/image" Target="media/image47.wmf"/><Relationship Id="rId98" Type="http://schemas.openxmlformats.org/officeDocument/2006/relationships/oleObject" Target="embeddings/oleObject42.bin"/><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4.wmf"/><Relationship Id="rId67" Type="http://schemas.openxmlformats.org/officeDocument/2006/relationships/image" Target="media/image35.wmf"/><Relationship Id="rId116" Type="http://schemas.openxmlformats.org/officeDocument/2006/relationships/header" Target="header3.xml"/><Relationship Id="rId20" Type="http://schemas.openxmlformats.org/officeDocument/2006/relationships/image" Target="media/image8.wmf"/><Relationship Id="rId41" Type="http://schemas.openxmlformats.org/officeDocument/2006/relationships/image" Target="media/image21.png"/><Relationship Id="rId62" Type="http://schemas.openxmlformats.org/officeDocument/2006/relationships/oleObject" Target="embeddings/oleObject23.bin"/><Relationship Id="rId83" Type="http://schemas.openxmlformats.org/officeDocument/2006/relationships/image" Target="media/image42.wmf"/><Relationship Id="rId88" Type="http://schemas.openxmlformats.org/officeDocument/2006/relationships/oleObject" Target="embeddings/oleObject37.bin"/><Relationship Id="rId111" Type="http://schemas.openxmlformats.org/officeDocument/2006/relationships/image" Target="media/image56.png"/><Relationship Id="rId15" Type="http://schemas.openxmlformats.org/officeDocument/2006/relationships/oleObject" Target="embeddings/oleObject3.bin"/><Relationship Id="rId36" Type="http://schemas.openxmlformats.org/officeDocument/2006/relationships/oleObject" Target="embeddings/oleObject11.bin"/><Relationship Id="rId57" Type="http://schemas.openxmlformats.org/officeDocument/2006/relationships/image" Target="media/image30.wmf"/><Relationship Id="rId106" Type="http://schemas.openxmlformats.org/officeDocument/2006/relationships/oleObject" Target="embeddings/oleObject4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916157-B4D9-4D92-AEC6-7702AD221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2099</TotalTime>
  <Pages>21</Pages>
  <Words>10826</Words>
  <Characters>11584</Characters>
  <Application>Microsoft Office Word</Application>
  <DocSecurity>0</DocSecurity>
  <Lines>5792</Lines>
  <Paragraphs>2240</Paragraphs>
  <ScaleCrop>false</ScaleCrop>
  <Company/>
  <LinksUpToDate>false</LinksUpToDate>
  <CharactersWithSpaces>20170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at1349342177@outlook.com</dc:creator>
  <cp:keywords/>
  <dc:description/>
  <cp:lastModifiedBy>at1349342177@outlook.com</cp:lastModifiedBy>
  <cp:revision>75</cp:revision>
  <dcterms:created xsi:type="dcterms:W3CDTF">2025-07-01T06:58:00Z</dcterms:created>
  <dcterms:modified xsi:type="dcterms:W3CDTF">2025-07-15T08:03:00Z</dcterms:modified>
</cp:coreProperties>
</file>